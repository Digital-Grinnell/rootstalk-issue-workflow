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A1530" w:rsidP="00802084" w:rsidRDefault="00FA1530" w14:paraId="369C4257" w14:textId="3437D403">
      <w:pPr>
        <w:spacing w:line="480" w:lineRule="auto"/>
        <w:jc w:val="center"/>
        <w:rPr>
          <w:rFonts w:ascii="Times New Roman" w:hAnsi="Times New Roman" w:cs="Times New Roman"/>
          <w:b/>
          <w:bCs/>
        </w:rPr>
      </w:pPr>
      <w:r w:rsidRPr="3F818C36">
        <w:rPr>
          <w:rFonts w:ascii="Times New Roman" w:hAnsi="Times New Roman" w:cs="Times New Roman"/>
          <w:b/>
          <w:bCs/>
        </w:rPr>
        <w:t>Postcard</w:t>
      </w:r>
      <w:r w:rsidRPr="3F818C36" w:rsidR="0069710A">
        <w:rPr>
          <w:rFonts w:ascii="Times New Roman" w:hAnsi="Times New Roman" w:cs="Times New Roman"/>
          <w:b/>
          <w:bCs/>
        </w:rPr>
        <w:t xml:space="preserve">s: </w:t>
      </w:r>
      <w:r w:rsidRPr="3F818C36" w:rsidR="00B272A5">
        <w:rPr>
          <w:rFonts w:ascii="Times New Roman" w:hAnsi="Times New Roman" w:cs="Times New Roman"/>
          <w:b/>
          <w:bCs/>
        </w:rPr>
        <w:t>Entertai</w:t>
      </w:r>
      <w:commentRangeStart w:id="0"/>
      <w:r w:rsidRPr="3F818C36" w:rsidR="00B272A5">
        <w:rPr>
          <w:rFonts w:ascii="Times New Roman" w:hAnsi="Times New Roman" w:cs="Times New Roman"/>
          <w:b/>
          <w:bCs/>
        </w:rPr>
        <w:t>nment or Exploitation?</w:t>
      </w:r>
      <w:commentRangeEnd w:id="0"/>
      <w:r>
        <w:rPr>
          <w:rStyle w:val="CommentReference"/>
        </w:rPr>
        <w:commentReference w:id="0"/>
      </w:r>
    </w:p>
    <w:p w:rsidR="005348FA" w:rsidP="00802084" w:rsidRDefault="00802084" w14:paraId="754D067F" w14:textId="0CEB36A6">
      <w:pPr>
        <w:spacing w:line="480" w:lineRule="auto"/>
        <w:jc w:val="center"/>
        <w:rPr>
          <w:rFonts w:ascii="Times New Roman" w:hAnsi="Times New Roman" w:cs="Times New Roman"/>
          <w:b/>
          <w:bCs/>
        </w:rPr>
      </w:pPr>
      <w:r>
        <w:rPr>
          <w:rFonts w:ascii="Times New Roman" w:hAnsi="Times New Roman" w:cs="Times New Roman"/>
          <w:b/>
          <w:bCs/>
        </w:rPr>
        <w:t>Foreword</w:t>
      </w:r>
    </w:p>
    <w:p w:rsidR="00E94A94" w:rsidP="00F9070D" w:rsidRDefault="00E94A94" w14:paraId="4DFB4CE3" w14:textId="098BE0C0">
      <w:pPr>
        <w:spacing w:line="480" w:lineRule="auto"/>
        <w:ind w:firstLine="720"/>
        <w:rPr>
          <w:rFonts w:ascii="Times New Roman" w:hAnsi="Times New Roman" w:cs="Times New Roman"/>
        </w:rPr>
      </w:pPr>
      <w:r>
        <w:rPr>
          <w:rFonts w:ascii="Times New Roman" w:hAnsi="Times New Roman" w:cs="Times New Roman"/>
        </w:rPr>
        <w:t xml:space="preserve">Dear reader, </w:t>
      </w:r>
    </w:p>
    <w:p w:rsidR="00802084" w:rsidP="51E3888E" w:rsidRDefault="00E94A94" w14:paraId="7356C9C1" w14:textId="6A541792">
      <w:pPr>
        <w:spacing w:line="480" w:lineRule="auto"/>
        <w:ind w:firstLine="720"/>
        <w:rPr>
          <w:rFonts w:ascii="Times New Roman" w:hAnsi="Times New Roman" w:cs="Times New Roman"/>
        </w:rPr>
      </w:pPr>
      <w:commentRangeStart w:id="1"/>
      <w:r>
        <w:rPr>
          <w:rFonts w:ascii="Times New Roman" w:hAnsi="Times New Roman" w:cs="Times New Roman"/>
        </w:rPr>
        <w:t xml:space="preserve">The following is </w:t>
      </w:r>
      <w:r w:rsidR="009A071C">
        <w:rPr>
          <w:rFonts w:ascii="Times New Roman" w:hAnsi="Times New Roman" w:cs="Times New Roman"/>
        </w:rPr>
        <w:t xml:space="preserve">a scrutinous analysis of </w:t>
      </w:r>
      <w:r w:rsidR="0068598C">
        <w:rPr>
          <w:rFonts w:ascii="Times New Roman" w:hAnsi="Times New Roman" w:cs="Times New Roman"/>
        </w:rPr>
        <w:t xml:space="preserve">a </w:t>
      </w:r>
      <w:r w:rsidR="001A35FB">
        <w:rPr>
          <w:rFonts w:ascii="Times New Roman" w:hAnsi="Times New Roman" w:cs="Times New Roman"/>
        </w:rPr>
        <w:t xml:space="preserve">cluster of </w:t>
      </w:r>
      <w:r w:rsidR="00DC63F3">
        <w:rPr>
          <w:rFonts w:ascii="Times New Roman" w:hAnsi="Times New Roman" w:cs="Times New Roman"/>
        </w:rPr>
        <w:t xml:space="preserve">early </w:t>
      </w:r>
      <w:r w:rsidR="00452709">
        <w:rPr>
          <w:rFonts w:ascii="Times New Roman" w:hAnsi="Times New Roman" w:cs="Times New Roman"/>
        </w:rPr>
        <w:t>20</w:t>
      </w:r>
      <w:r w:rsidRPr="00452709" w:rsidR="00452709">
        <w:rPr>
          <w:rFonts w:ascii="Times New Roman" w:hAnsi="Times New Roman" w:cs="Times New Roman"/>
          <w:vertAlign w:val="superscript"/>
        </w:rPr>
        <w:t>th</w:t>
      </w:r>
      <w:r w:rsidR="00452709">
        <w:rPr>
          <w:rFonts w:ascii="Times New Roman" w:hAnsi="Times New Roman" w:cs="Times New Roman"/>
        </w:rPr>
        <w:t xml:space="preserve"> century Oklahoma postcards that d</w:t>
      </w:r>
      <w:r w:rsidR="00F120F3">
        <w:rPr>
          <w:rFonts w:ascii="Times New Roman" w:hAnsi="Times New Roman" w:cs="Times New Roman"/>
        </w:rPr>
        <w:t>epict</w:t>
      </w:r>
      <w:r w:rsidR="00452709">
        <w:rPr>
          <w:rFonts w:ascii="Times New Roman" w:hAnsi="Times New Roman" w:cs="Times New Roman"/>
        </w:rPr>
        <w:t xml:space="preserve"> images of Native </w:t>
      </w:r>
      <w:r w:rsidR="00F120F3">
        <w:rPr>
          <w:rFonts w:ascii="Times New Roman" w:hAnsi="Times New Roman" w:cs="Times New Roman"/>
        </w:rPr>
        <w:t xml:space="preserve">American peoples. I </w:t>
      </w:r>
      <w:r w:rsidR="005E1D24">
        <w:rPr>
          <w:rFonts w:ascii="Times New Roman" w:hAnsi="Times New Roman" w:cs="Times New Roman"/>
        </w:rPr>
        <w:t>recognize that</w:t>
      </w:r>
      <w:r w:rsidR="00F82C78">
        <w:rPr>
          <w:rFonts w:ascii="Times New Roman" w:hAnsi="Times New Roman" w:cs="Times New Roman"/>
        </w:rPr>
        <w:t xml:space="preserve"> my position</w:t>
      </w:r>
      <w:r w:rsidR="00420F10">
        <w:rPr>
          <w:rFonts w:ascii="Times New Roman" w:hAnsi="Times New Roman" w:cs="Times New Roman"/>
        </w:rPr>
        <w:t xml:space="preserve"> </w:t>
      </w:r>
      <w:r w:rsidR="00F82C78">
        <w:rPr>
          <w:rFonts w:ascii="Times New Roman" w:hAnsi="Times New Roman" w:cs="Times New Roman"/>
        </w:rPr>
        <w:t>as</w:t>
      </w:r>
      <w:r w:rsidR="005E1D24">
        <w:rPr>
          <w:rFonts w:ascii="Times New Roman" w:hAnsi="Times New Roman" w:cs="Times New Roman"/>
        </w:rPr>
        <w:t xml:space="preserve"> a white woman writing this</w:t>
      </w:r>
      <w:r w:rsidR="00E85633">
        <w:rPr>
          <w:rFonts w:ascii="Times New Roman" w:hAnsi="Times New Roman" w:cs="Times New Roman"/>
        </w:rPr>
        <w:t xml:space="preserve"> piece is a </w:t>
      </w:r>
      <w:r w:rsidR="00F82C78">
        <w:rPr>
          <w:rFonts w:ascii="Times New Roman" w:hAnsi="Times New Roman" w:cs="Times New Roman"/>
        </w:rPr>
        <w:t xml:space="preserve">privileged one, as people who have looked like me have historically been </w:t>
      </w:r>
      <w:r w:rsidR="0016650B">
        <w:rPr>
          <w:rFonts w:ascii="Times New Roman" w:hAnsi="Times New Roman" w:cs="Times New Roman"/>
        </w:rPr>
        <w:t xml:space="preserve">destructive </w:t>
      </w:r>
      <w:r w:rsidR="00F82C78">
        <w:rPr>
          <w:rFonts w:ascii="Times New Roman" w:hAnsi="Times New Roman" w:cs="Times New Roman"/>
        </w:rPr>
        <w:t xml:space="preserve">to </w:t>
      </w:r>
      <w:r w:rsidR="00420F10">
        <w:rPr>
          <w:rFonts w:ascii="Times New Roman" w:hAnsi="Times New Roman" w:cs="Times New Roman"/>
        </w:rPr>
        <w:t>the livelihood</w:t>
      </w:r>
      <w:r w:rsidR="006805C9">
        <w:rPr>
          <w:rFonts w:ascii="Times New Roman" w:hAnsi="Times New Roman" w:cs="Times New Roman"/>
        </w:rPr>
        <w:t xml:space="preserve">s of people of color, especially </w:t>
      </w:r>
      <w:r w:rsidR="00FD63C1">
        <w:rPr>
          <w:rFonts w:ascii="Times New Roman" w:hAnsi="Times New Roman" w:cs="Times New Roman"/>
        </w:rPr>
        <w:t xml:space="preserve">those who are </w:t>
      </w:r>
      <w:r w:rsidR="006805C9">
        <w:rPr>
          <w:rFonts w:ascii="Times New Roman" w:hAnsi="Times New Roman" w:cs="Times New Roman"/>
        </w:rPr>
        <w:t>nativ</w:t>
      </w:r>
      <w:r w:rsidR="00FD63C1">
        <w:rPr>
          <w:rFonts w:ascii="Times New Roman" w:hAnsi="Times New Roman" w:cs="Times New Roman"/>
        </w:rPr>
        <w:t>es of the United States</w:t>
      </w:r>
      <w:r w:rsidR="006805C9">
        <w:rPr>
          <w:rFonts w:ascii="Times New Roman" w:hAnsi="Times New Roman" w:cs="Times New Roman"/>
        </w:rPr>
        <w:t xml:space="preserve">. The </w:t>
      </w:r>
      <w:r w:rsidR="00BA357B">
        <w:rPr>
          <w:rFonts w:ascii="Times New Roman" w:hAnsi="Times New Roman" w:cs="Times New Roman"/>
        </w:rPr>
        <w:t xml:space="preserve">goal of </w:t>
      </w:r>
      <w:r w:rsidR="00E85633">
        <w:rPr>
          <w:rFonts w:ascii="Times New Roman" w:hAnsi="Times New Roman" w:cs="Times New Roman"/>
        </w:rPr>
        <w:t xml:space="preserve">my words </w:t>
      </w:r>
      <w:r w:rsidR="008B53BA">
        <w:rPr>
          <w:rFonts w:ascii="Times New Roman" w:hAnsi="Times New Roman" w:cs="Times New Roman"/>
        </w:rPr>
        <w:t>is</w:t>
      </w:r>
      <w:r w:rsidR="00E85633">
        <w:rPr>
          <w:rFonts w:ascii="Times New Roman" w:hAnsi="Times New Roman" w:cs="Times New Roman"/>
        </w:rPr>
        <w:t xml:space="preserve"> not to amplify my voice over others, it is </w:t>
      </w:r>
      <w:r w:rsidR="001A35FB">
        <w:rPr>
          <w:rFonts w:ascii="Times New Roman" w:hAnsi="Times New Roman" w:cs="Times New Roman"/>
        </w:rPr>
        <w:t xml:space="preserve">instead </w:t>
      </w:r>
      <w:r w:rsidR="00E85633">
        <w:rPr>
          <w:rFonts w:ascii="Times New Roman" w:hAnsi="Times New Roman" w:cs="Times New Roman"/>
        </w:rPr>
        <w:t xml:space="preserve">to address a </w:t>
      </w:r>
      <w:r w:rsidR="008B53BA">
        <w:rPr>
          <w:rFonts w:ascii="Times New Roman" w:hAnsi="Times New Roman" w:cs="Times New Roman"/>
        </w:rPr>
        <w:t>specific instance of cultural insensitivity towards Native Americans</w:t>
      </w:r>
      <w:r w:rsidR="0020411E">
        <w:rPr>
          <w:rFonts w:ascii="Times New Roman" w:hAnsi="Times New Roman" w:cs="Times New Roman"/>
        </w:rPr>
        <w:t xml:space="preserve">, </w:t>
      </w:r>
      <w:r w:rsidR="00E04351">
        <w:rPr>
          <w:rFonts w:ascii="Times New Roman" w:hAnsi="Times New Roman" w:cs="Times New Roman"/>
        </w:rPr>
        <w:t xml:space="preserve">explicitly </w:t>
      </w:r>
      <w:r w:rsidR="00F44BD5">
        <w:rPr>
          <w:rFonts w:ascii="Times New Roman" w:hAnsi="Times New Roman" w:cs="Times New Roman"/>
        </w:rPr>
        <w:t>towards the Pawnee</w:t>
      </w:r>
      <w:r w:rsidR="00EB528D">
        <w:rPr>
          <w:rFonts w:ascii="Times New Roman" w:hAnsi="Times New Roman" w:cs="Times New Roman"/>
        </w:rPr>
        <w:t xml:space="preserve">, as well as tribes that are left unlabeled on the cards. </w:t>
      </w:r>
      <w:commentRangeEnd w:id="1"/>
      <w:r w:rsidR="00F37801">
        <w:rPr>
          <w:rStyle w:val="CommentReference"/>
        </w:rPr>
        <w:commentReference w:id="1"/>
      </w:r>
    </w:p>
    <w:p w:rsidR="001E0052" w:rsidP="3F818C36" w:rsidRDefault="001E0052" w14:paraId="20F97B5C" w14:textId="4EEED614">
      <w:pPr>
        <w:spacing w:line="480" w:lineRule="auto"/>
        <w:ind w:firstLine="720"/>
      </w:pPr>
    </w:p>
    <w:p w:rsidRPr="00802084" w:rsidR="00E46B44" w:rsidP="00C31AF6" w:rsidRDefault="00802084" w14:paraId="2E487F95" w14:textId="34FE75C9">
      <w:pPr>
        <w:spacing w:line="480" w:lineRule="auto"/>
        <w:jc w:val="center"/>
        <w:rPr>
          <w:rFonts w:ascii="Times New Roman" w:hAnsi="Times New Roman" w:cs="Times New Roman"/>
        </w:rPr>
      </w:pPr>
      <w:r w:rsidRPr="00802084">
        <w:rPr>
          <w:rFonts w:ascii="Times New Roman" w:hAnsi="Times New Roman" w:cs="Times New Roman"/>
          <w:b/>
          <w:bCs/>
        </w:rPr>
        <w:t>Introduction</w:t>
      </w:r>
    </w:p>
    <w:p w:rsidRPr="00347720" w:rsidR="00860641" w:rsidP="6A82CA69" w:rsidRDefault="26BC41B9" w14:paraId="0DE07DB9" w14:textId="2E0954CA">
      <w:pPr>
        <w:spacing w:line="480" w:lineRule="auto"/>
        <w:ind w:firstLine="720"/>
        <w:rPr>
          <w:ins w:author="Klassen, Kylie (Ky)" w:date="2023-04-18T19:35:49.599Z" w:id="1194910071"/>
          <w:rFonts w:ascii="Times New Roman" w:hAnsi="Times New Roman" w:cs="Times New Roman"/>
        </w:rPr>
      </w:pPr>
      <w:commentRangeStart w:id="2"/>
      <w:r w:rsidR="26BC41B9">
        <w:rPr>
          <w:rFonts w:ascii="Times New Roman" w:hAnsi="Times New Roman" w:cs="Times New Roman"/>
        </w:rPr>
        <w:t>A</w:t>
      </w:r>
      <w:r w:rsidR="4C0466D7">
        <w:rPr>
          <w:rFonts w:ascii="Times New Roman" w:hAnsi="Times New Roman" w:cs="Times New Roman"/>
        </w:rPr>
        <w:t xml:space="preserve"> </w:t>
      </w:r>
      <w:bookmarkStart w:name="_Int_nOZeUuF2" w:id="3"/>
      <w:r w:rsidR="459B5578">
        <w:rPr>
          <w:rFonts w:ascii="Times New Roman" w:hAnsi="Times New Roman" w:cs="Times New Roman"/>
        </w:rPr>
        <w:t>tourist staple spanning continents</w:t>
      </w:r>
      <w:bookmarkEnd w:id="3"/>
      <w:r w:rsidR="20CF1D87">
        <w:rPr>
          <w:rFonts w:ascii="Times New Roman" w:hAnsi="Times New Roman" w:cs="Times New Roman"/>
        </w:rPr>
        <w:t xml:space="preserve">, </w:t>
      </w:r>
      <w:r w:rsidR="380D3AB8">
        <w:rPr>
          <w:rFonts w:ascii="Times New Roman" w:hAnsi="Times New Roman" w:cs="Times New Roman"/>
        </w:rPr>
        <w:t xml:space="preserve">postcards in </w:t>
      </w:r>
      <w:r w:rsidRPr="00626977" w:rsidR="26BC41B9">
        <w:rPr>
          <w:rFonts w:ascii="Times New Roman" w:hAnsi="Times New Roman" w:cs="Times New Roman"/>
        </w:rPr>
        <w:t>Oklahoma</w:t>
      </w:r>
      <w:r w:rsidR="380D3AB8">
        <w:rPr>
          <w:rFonts w:ascii="Times New Roman" w:hAnsi="Times New Roman" w:cs="Times New Roman"/>
        </w:rPr>
        <w:t xml:space="preserve"> </w:t>
      </w:r>
      <w:r w:rsidR="20CF1D87">
        <w:rPr>
          <w:rFonts w:ascii="Times New Roman" w:hAnsi="Times New Roman" w:cs="Times New Roman"/>
        </w:rPr>
        <w:t xml:space="preserve">are </w:t>
      </w:r>
      <w:r w:rsidR="5E2F3EBB">
        <w:rPr>
          <w:rFonts w:ascii="Times New Roman" w:hAnsi="Times New Roman" w:cs="Times New Roman"/>
        </w:rPr>
        <w:t xml:space="preserve">especially </w:t>
      </w:r>
      <w:r w:rsidR="5D062F9E">
        <w:rPr>
          <w:rFonts w:ascii="Times New Roman" w:hAnsi="Times New Roman" w:cs="Times New Roman"/>
        </w:rPr>
        <w:t xml:space="preserve">intriguing </w:t>
      </w:r>
      <w:r w:rsidR="20CF1D87">
        <w:rPr>
          <w:rFonts w:ascii="Times New Roman" w:hAnsi="Times New Roman" w:cs="Times New Roman"/>
        </w:rPr>
        <w:t>in that</w:t>
      </w:r>
      <w:r w:rsidR="6E9AD8B4">
        <w:rPr>
          <w:rFonts w:ascii="Times New Roman" w:hAnsi="Times New Roman" w:cs="Times New Roman"/>
        </w:rPr>
        <w:t xml:space="preserve"> the public is granted</w:t>
      </w:r>
      <w:r w:rsidR="380D3AB8">
        <w:rPr>
          <w:rFonts w:ascii="Times New Roman" w:hAnsi="Times New Roman" w:cs="Times New Roman"/>
        </w:rPr>
        <w:t xml:space="preserve"> access </w:t>
      </w:r>
      <w:r w:rsidR="6642F8F4">
        <w:rPr>
          <w:rFonts w:ascii="Times New Roman" w:hAnsi="Times New Roman" w:cs="Times New Roman"/>
        </w:rPr>
        <w:t xml:space="preserve">to </w:t>
      </w:r>
      <w:r w:rsidR="6E9AD8B4">
        <w:rPr>
          <w:rFonts w:ascii="Times New Roman" w:hAnsi="Times New Roman" w:cs="Times New Roman"/>
        </w:rPr>
        <w:t>a digital archive of</w:t>
      </w:r>
      <w:r w:rsidR="6B66F29B">
        <w:rPr>
          <w:rFonts w:ascii="Times New Roman" w:hAnsi="Times New Roman" w:cs="Times New Roman"/>
        </w:rPr>
        <w:t xml:space="preserve"> </w:t>
      </w:r>
      <w:r w:rsidR="0BEA08AA">
        <w:rPr>
          <w:rFonts w:ascii="Times New Roman" w:hAnsi="Times New Roman" w:cs="Times New Roman"/>
        </w:rPr>
        <w:t xml:space="preserve">these </w:t>
      </w:r>
      <w:r w:rsidR="6E9AD8B4">
        <w:rPr>
          <w:rFonts w:ascii="Times New Roman" w:hAnsi="Times New Roman" w:cs="Times New Roman"/>
        </w:rPr>
        <w:t xml:space="preserve">cards </w:t>
      </w:r>
      <w:r w:rsidR="6B66F29B">
        <w:rPr>
          <w:rFonts w:ascii="Times New Roman" w:hAnsi="Times New Roman" w:cs="Times New Roman"/>
        </w:rPr>
        <w:t>from</w:t>
      </w:r>
      <w:r w:rsidR="6E9AD8B4">
        <w:rPr>
          <w:rFonts w:ascii="Times New Roman" w:hAnsi="Times New Roman" w:cs="Times New Roman"/>
        </w:rPr>
        <w:t xml:space="preserve"> the</w:t>
      </w:r>
      <w:r w:rsidR="6AF26F50">
        <w:rPr>
          <w:rFonts w:ascii="Times New Roman" w:hAnsi="Times New Roman" w:cs="Times New Roman"/>
        </w:rPr>
        <w:t xml:space="preserve"> twentieth century</w:t>
      </w:r>
      <w:r w:rsidR="6E9AD8B4">
        <w:rPr>
          <w:rFonts w:ascii="Times New Roman" w:hAnsi="Times New Roman" w:cs="Times New Roman"/>
        </w:rPr>
        <w:t xml:space="preserve"> </w:t>
      </w:r>
      <w:r w:rsidR="6642F8F4">
        <w:rPr>
          <w:rFonts w:ascii="Times New Roman" w:hAnsi="Times New Roman" w:cs="Times New Roman"/>
        </w:rPr>
        <w:t xml:space="preserve">via </w:t>
      </w:r>
      <w:r w:rsidR="101FEEB9">
        <w:rPr>
          <w:rFonts w:ascii="Times New Roman" w:hAnsi="Times New Roman" w:cs="Times New Roman"/>
        </w:rPr>
        <w:t xml:space="preserve">the Oklahoma Department of </w:t>
      </w:r>
      <w:r w:rsidR="6B66F29B">
        <w:rPr>
          <w:rFonts w:ascii="Times New Roman" w:hAnsi="Times New Roman" w:cs="Times New Roman"/>
        </w:rPr>
        <w:t>Libraries</w:t>
      </w:r>
      <w:r w:rsidR="517C29EC">
        <w:rPr>
          <w:rFonts w:ascii="Times New Roman" w:hAnsi="Times New Roman" w:cs="Times New Roman"/>
        </w:rPr>
        <w:t>’</w:t>
      </w:r>
      <w:r w:rsidR="6B66F29B">
        <w:rPr>
          <w:rFonts w:ascii="Times New Roman" w:hAnsi="Times New Roman" w:cs="Times New Roman"/>
        </w:rPr>
        <w:t xml:space="preserve"> online collection.</w:t>
      </w:r>
      <w:del w:author="Klassen, Kylie (Ky)" w:date="2023-04-18T19:36:01.616Z" w:id="1311708999">
        <w:r w:rsidRPr="6A82CA69" w:rsidDel="6B66F29B">
          <w:rPr>
            <w:rFonts w:ascii="Times New Roman" w:hAnsi="Times New Roman" w:cs="Times New Roman"/>
          </w:rPr>
          <w:delText xml:space="preserve"> </w:delText>
        </w:r>
      </w:del>
      <w:commentRangeEnd w:id="2"/>
      <w:r w:rsidR="00167D72">
        <w:rPr>
          <w:rStyle w:val="CommentReference"/>
        </w:rPr>
        <w:commentReference w:id="2"/>
      </w:r>
    </w:p>
    <w:p w:rsidRPr="00347720" w:rsidR="00860641" w:rsidP="00347720" w:rsidRDefault="26BC41B9" w14:paraId="07DEC64A" w14:textId="185D4D6F">
      <w:pPr>
        <w:spacing w:line="480" w:lineRule="auto"/>
        <w:ind w:firstLine="720"/>
        <w:rPr>
          <w:rFonts w:ascii="Times New Roman" w:hAnsi="Times New Roman" w:eastAsia="Times New Roman" w:cs="Times New Roman"/>
          <w:color w:val="000000"/>
          <w:shd w:val="clear" w:color="auto" w:fill="FFFFFF"/>
        </w:rPr>
      </w:pPr>
      <w:r w:rsidR="0C007FFD">
        <w:rPr>
          <w:rFonts w:ascii="Times New Roman" w:hAnsi="Times New Roman" w:cs="Times New Roman"/>
        </w:rPr>
        <w:t xml:space="preserve">Out of </w:t>
      </w:r>
      <w:r w:rsidR="184ACE6A">
        <w:rPr>
          <w:rFonts w:ascii="Times New Roman" w:hAnsi="Times New Roman" w:cs="Times New Roman"/>
        </w:rPr>
        <w:t xml:space="preserve">this collection </w:t>
      </w:r>
      <w:r w:rsidR="77AD1F9D">
        <w:rPr>
          <w:rFonts w:ascii="Times New Roman" w:hAnsi="Times New Roman" w:cs="Times New Roman"/>
        </w:rPr>
        <w:t>consisting of</w:t>
      </w:r>
      <w:r w:rsidR="184ACE6A">
        <w:rPr>
          <w:rFonts w:ascii="Times New Roman" w:hAnsi="Times New Roman" w:cs="Times New Roman"/>
        </w:rPr>
        <w:t xml:space="preserve"> </w:t>
      </w:r>
      <w:r w:rsidR="17179244">
        <w:rPr>
          <w:rFonts w:ascii="Times New Roman" w:hAnsi="Times New Roman" w:cs="Times New Roman"/>
        </w:rPr>
        <w:t xml:space="preserve">491 postcards, </w:t>
      </w:r>
      <w:r w:rsidR="184ACE6A">
        <w:rPr>
          <w:rFonts w:ascii="Times New Roman" w:hAnsi="Times New Roman" w:cs="Times New Roman"/>
        </w:rPr>
        <w:t>t</w:t>
      </w:r>
      <w:del w:author="Htoo Sang, Paul Chan" w:date="2023-04-17T16:49:00Z" w:id="422247687">
        <w:r w:rsidRPr="6A82CA69" w:rsidDel="184ACE6A">
          <w:rPr>
            <w:rFonts w:ascii="Times New Roman" w:hAnsi="Times New Roman" w:cs="Times New Roman"/>
          </w:rPr>
          <w:delText xml:space="preserve">here are </w:delText>
        </w:r>
      </w:del>
      <w:r w:rsidR="184ACE6A">
        <w:rPr>
          <w:rFonts w:ascii="Times New Roman" w:hAnsi="Times New Roman" w:cs="Times New Roman"/>
        </w:rPr>
        <w:t xml:space="preserve">a </w:t>
      </w:r>
      <w:r w:rsidR="17179244">
        <w:rPr>
          <w:rFonts w:ascii="Times New Roman" w:hAnsi="Times New Roman" w:cs="Times New Roman"/>
        </w:rPr>
        <w:t xml:space="preserve">handful </w:t>
      </w:r>
      <w:r w:rsidR="184ACE6A">
        <w:rPr>
          <w:rFonts w:ascii="Times New Roman" w:hAnsi="Times New Roman" w:cs="Times New Roman"/>
        </w:rPr>
        <w:t xml:space="preserve">of them </w:t>
      </w:r>
      <w:del w:author="Htoo Sang, Paul Chan" w:date="2023-04-17T16:49:00Z" w:id="1851300676">
        <w:r w:rsidRPr="6A82CA69" w:rsidDel="184ACE6A">
          <w:rPr>
            <w:rFonts w:ascii="Times New Roman" w:hAnsi="Times New Roman" w:cs="Times New Roman"/>
          </w:rPr>
          <w:delText xml:space="preserve">which </w:delText>
        </w:r>
      </w:del>
      <w:r w:rsidR="44DE0B35">
        <w:rPr>
          <w:rFonts w:ascii="Times New Roman" w:hAnsi="Times New Roman" w:cs="Times New Roman"/>
        </w:rPr>
        <w:t>portray</w:t>
      </w:r>
      <w:r w:rsidR="17179244">
        <w:rPr>
          <w:rFonts w:ascii="Times New Roman" w:hAnsi="Times New Roman" w:cs="Times New Roman"/>
        </w:rPr>
        <w:t xml:space="preserve"> images of Native Americans. </w:t>
      </w:r>
      <w:r w:rsidR="261A5BF3">
        <w:rPr>
          <w:rFonts w:ascii="Times New Roman" w:hAnsi="Times New Roman" w:cs="Times New Roman"/>
        </w:rPr>
        <w:t xml:space="preserve">The use of </w:t>
      </w:r>
      <w:r w:rsidR="7C1F5692">
        <w:rPr>
          <w:rFonts w:ascii="Times New Roman" w:hAnsi="Times New Roman" w:cs="Times New Roman"/>
        </w:rPr>
        <w:t xml:space="preserve">such pictures </w:t>
      </w:r>
      <w:r w:rsidR="261A5BF3">
        <w:rPr>
          <w:rFonts w:ascii="Times New Roman" w:hAnsi="Times New Roman" w:cs="Times New Roman"/>
        </w:rPr>
        <w:t xml:space="preserve">on postcards, however, </w:t>
      </w:r>
      <w:r w:rsidR="1A186846">
        <w:rPr>
          <w:rFonts w:ascii="Times New Roman" w:hAnsi="Times New Roman" w:cs="Times New Roman"/>
        </w:rPr>
        <w:t xml:space="preserve">reinforces the </w:t>
      </w:r>
      <w:r w:rsidR="6A05785C">
        <w:rPr>
          <w:rFonts w:ascii="Times New Roman" w:hAnsi="Times New Roman" w:cs="Times New Roman"/>
        </w:rPr>
        <w:t xml:space="preserve">white </w:t>
      </w:r>
      <w:r w:rsidR="39A1D791">
        <w:rPr>
          <w:rFonts w:ascii="Times New Roman" w:hAnsi="Times New Roman" w:cs="Times New Roman"/>
        </w:rPr>
        <w:t xml:space="preserve">idea of </w:t>
      </w:r>
      <w:r w:rsidR="19AD4E5D">
        <w:rPr>
          <w:rFonts w:ascii="Times New Roman" w:hAnsi="Times New Roman" w:cs="Times New Roman"/>
        </w:rPr>
        <w:t>e</w:t>
      </w:r>
      <w:r w:rsidR="447C1FBD">
        <w:rPr>
          <w:rFonts w:ascii="Times New Roman" w:hAnsi="Times New Roman" w:cs="Times New Roman"/>
        </w:rPr>
        <w:t>xploitation</w:t>
      </w:r>
      <w:r w:rsidR="39A1D791">
        <w:rPr>
          <w:rFonts w:ascii="Times New Roman" w:hAnsi="Times New Roman" w:cs="Times New Roman"/>
        </w:rPr>
        <w:t xml:space="preserve"> of indigenous people in North America</w:t>
      </w:r>
      <w:r w:rsidR="65036A72">
        <w:rPr>
          <w:rFonts w:ascii="Times New Roman" w:hAnsi="Times New Roman" w:cs="Times New Roman"/>
        </w:rPr>
        <w:t xml:space="preserve">. </w:t>
      </w:r>
      <w:r w:rsidR="3D2F9ADB">
        <w:rPr>
          <w:rFonts w:ascii="Times New Roman" w:hAnsi="Times New Roman" w:cs="Times New Roman"/>
        </w:rPr>
        <w:t xml:space="preserve">It </w:t>
      </w:r>
      <w:r w:rsidR="36526646">
        <w:rPr>
          <w:rFonts w:ascii="Times New Roman" w:hAnsi="Times New Roman" w:cs="Times New Roman"/>
        </w:rPr>
        <w:t xml:space="preserve">is through </w:t>
      </w:r>
      <w:r w:rsidR="0D00075D">
        <w:rPr>
          <w:rFonts w:ascii="Times New Roman" w:hAnsi="Times New Roman" w:cs="Times New Roman"/>
        </w:rPr>
        <w:t>the analysis of</w:t>
      </w:r>
      <w:r w:rsidR="157AAD27">
        <w:rPr>
          <w:rFonts w:ascii="Times New Roman" w:hAnsi="Times New Roman" w:cs="Times New Roman"/>
        </w:rPr>
        <w:t xml:space="preserve"> three specific</w:t>
      </w:r>
      <w:r w:rsidR="0D00075D">
        <w:rPr>
          <w:rFonts w:ascii="Times New Roman" w:hAnsi="Times New Roman" w:cs="Times New Roman"/>
        </w:rPr>
        <w:t xml:space="preserve"> </w:t>
      </w:r>
      <w:r w:rsidR="157AAD27">
        <w:rPr>
          <w:rFonts w:ascii="Times New Roman" w:hAnsi="Times New Roman" w:cs="Times New Roman"/>
        </w:rPr>
        <w:t>depictions of Native Americans</w:t>
      </w:r>
      <w:r w:rsidR="6A05785C">
        <w:rPr>
          <w:rFonts w:ascii="Times New Roman" w:hAnsi="Times New Roman" w:cs="Times New Roman"/>
        </w:rPr>
        <w:t xml:space="preserve"> on Oklahoman postcards</w:t>
      </w:r>
      <w:r w:rsidR="0D00075D">
        <w:rPr>
          <w:rFonts w:ascii="Times New Roman" w:hAnsi="Times New Roman" w:cs="Times New Roman"/>
        </w:rPr>
        <w:t>,</w:t>
      </w:r>
      <w:r w:rsidR="3D2F9ADB">
        <w:rPr>
          <w:rFonts w:ascii="Times New Roman" w:hAnsi="Times New Roman" w:cs="Times New Roman"/>
        </w:rPr>
        <w:t xml:space="preserve"> that </w:t>
      </w:r>
      <w:r w:rsidR="6E069C06">
        <w:rPr>
          <w:rFonts w:ascii="Times New Roman" w:hAnsi="Times New Roman" w:cs="Times New Roman"/>
        </w:rPr>
        <w:t xml:space="preserve">the </w:t>
      </w:r>
      <w:commentRangeStart w:id="6"/>
      <w:r w:rsidR="3D2F9ADB">
        <w:rPr>
          <w:rFonts w:ascii="Times New Roman" w:hAnsi="Times New Roman" w:cs="Times New Roman"/>
        </w:rPr>
        <w:t>caricaturistic</w:t>
      </w:r>
      <w:r w:rsidR="3D2F9ADB">
        <w:rPr>
          <w:rFonts w:ascii="Times New Roman" w:hAnsi="Times New Roman" w:cs="Times New Roman"/>
        </w:rPr>
        <w:t xml:space="preserve"> </w:t>
      </w:r>
      <w:commentRangeEnd w:id="6"/>
      <w:r w:rsidR="00F37801">
        <w:rPr>
          <w:rStyle w:val="CommentReference"/>
        </w:rPr>
        <w:commentReference w:id="6"/>
      </w:r>
      <w:r w:rsidR="3D2F9ADB">
        <w:rPr>
          <w:rFonts w:ascii="Times New Roman" w:hAnsi="Times New Roman" w:cs="Times New Roman"/>
        </w:rPr>
        <w:t xml:space="preserve">commodification of </w:t>
      </w:r>
      <w:r w:rsidR="6A05785C">
        <w:rPr>
          <w:rFonts w:ascii="Times New Roman" w:hAnsi="Times New Roman" w:cs="Times New Roman"/>
        </w:rPr>
        <w:t>the people</w:t>
      </w:r>
      <w:r w:rsidR="157AAD27">
        <w:rPr>
          <w:rFonts w:ascii="Times New Roman" w:hAnsi="Times New Roman" w:cs="Times New Roman"/>
        </w:rPr>
        <w:t xml:space="preserve"> </w:t>
      </w:r>
      <w:r w:rsidR="75A9C234">
        <w:rPr>
          <w:rFonts w:ascii="Times New Roman" w:hAnsi="Times New Roman" w:cs="Times New Roman"/>
        </w:rPr>
        <w:t xml:space="preserve">native to America </w:t>
      </w:r>
      <w:r w:rsidR="3D2F9ADB">
        <w:rPr>
          <w:rFonts w:ascii="Times New Roman" w:hAnsi="Times New Roman" w:cs="Times New Roman"/>
        </w:rPr>
        <w:t xml:space="preserve">becomes </w:t>
      </w:r>
      <w:r w:rsidR="3D2F9ADB">
        <w:rPr>
          <w:rFonts w:ascii="Times New Roman" w:hAnsi="Times New Roman" w:cs="Times New Roman"/>
        </w:rPr>
        <w:t xml:space="preserve">evident</w:t>
      </w:r>
      <w:r w:rsidR="3D2F9ADB">
        <w:rPr>
          <w:rFonts w:ascii="Times New Roman" w:hAnsi="Times New Roman" w:cs="Times New Roman"/>
        </w:rPr>
        <w:t xml:space="preserve">. </w:t>
      </w:r>
      <w:r w:rsidR="49F5F6C9">
        <w:rPr>
          <w:rFonts w:ascii="Times New Roman" w:hAnsi="Times New Roman" w:cs="Times New Roman"/>
        </w:rPr>
        <w:t>The</w:t>
      </w:r>
      <w:r w:rsidR="157AAD27">
        <w:rPr>
          <w:rFonts w:ascii="Times New Roman" w:hAnsi="Times New Roman" w:cs="Times New Roman"/>
        </w:rPr>
        <w:t>se</w:t>
      </w:r>
      <w:r w:rsidR="447C1FBD">
        <w:rPr>
          <w:rFonts w:ascii="Times New Roman" w:hAnsi="Times New Roman" w:cs="Times New Roman"/>
        </w:rPr>
        <w:t xml:space="preserve"> </w:t>
      </w:r>
      <w:r w:rsidR="49F5F6C9">
        <w:rPr>
          <w:rFonts w:ascii="Times New Roman" w:hAnsi="Times New Roman" w:cs="Times New Roman"/>
        </w:rPr>
        <w:t xml:space="preserve">pictures </w:t>
      </w:r>
      <w:r w:rsidR="447C1FBD">
        <w:rPr>
          <w:rFonts w:ascii="Times New Roman" w:hAnsi="Times New Roman" w:cs="Times New Roman"/>
        </w:rPr>
        <w:t xml:space="preserve">on the postcards </w:t>
      </w:r>
      <w:r w:rsidR="58A75BA9">
        <w:rPr>
          <w:rFonts w:ascii="Times New Roman" w:hAnsi="Times New Roman" w:cs="Times New Roman"/>
        </w:rPr>
        <w:t xml:space="preserve">exploit </w:t>
      </w:r>
      <w:r w:rsidR="49F5F6C9">
        <w:rPr>
          <w:rFonts w:ascii="Times New Roman" w:hAnsi="Times New Roman" w:cs="Times New Roman"/>
        </w:rPr>
        <w:t xml:space="preserve">the </w:t>
      </w:r>
      <w:r w:rsidR="06737651">
        <w:rPr>
          <w:rFonts w:ascii="Times New Roman" w:hAnsi="Times New Roman" w:cs="Times New Roman"/>
        </w:rPr>
        <w:t xml:space="preserve">archetypal </w:t>
      </w:r>
      <w:r w:rsidR="49F5F6C9">
        <w:rPr>
          <w:rFonts w:ascii="Times New Roman" w:hAnsi="Times New Roman" w:cs="Times New Roman"/>
        </w:rPr>
        <w:t>image of ‘the native</w:t>
      </w:r>
      <w:r w:rsidR="40ACB2D9">
        <w:rPr>
          <w:rFonts w:ascii="Times New Roman" w:hAnsi="Times New Roman" w:cs="Times New Roman"/>
        </w:rPr>
        <w:t>’</w:t>
      </w:r>
      <w:r w:rsidR="6A05785C">
        <w:rPr>
          <w:rFonts w:ascii="Times New Roman" w:hAnsi="Times New Roman" w:cs="Times New Roman"/>
        </w:rPr>
        <w:t xml:space="preserve">,</w:t>
      </w:r>
      <w:r w:rsidR="6A05785C">
        <w:rPr>
          <w:rFonts w:ascii="Times New Roman" w:hAnsi="Times New Roman" w:cs="Times New Roman"/>
        </w:rPr>
        <w:t xml:space="preserve"> </w:t>
      </w:r>
      <w:r w:rsidR="2D91C833">
        <w:rPr>
          <w:rFonts w:ascii="Times New Roman" w:hAnsi="Times New Roman" w:cs="Times New Roman"/>
        </w:rPr>
        <w:t xml:space="preserve">invariably </w:t>
      </w:r>
      <w:r w:rsidR="520DEF5F">
        <w:rPr>
          <w:rFonts w:ascii="Times New Roman" w:hAnsi="Times New Roman" w:cs="Times New Roman"/>
        </w:rPr>
        <w:t>favor</w:t>
      </w:r>
      <w:r w:rsidR="6A05785C">
        <w:rPr>
          <w:rFonts w:ascii="Times New Roman" w:hAnsi="Times New Roman" w:cs="Times New Roman"/>
        </w:rPr>
        <w:t>ing</w:t>
      </w:r>
      <w:r w:rsidR="520DEF5F">
        <w:rPr>
          <w:rFonts w:ascii="Times New Roman" w:hAnsi="Times New Roman" w:cs="Times New Roman"/>
        </w:rPr>
        <w:t xml:space="preserve"> </w:t>
      </w:r>
      <w:r w:rsidR="40ACB2D9">
        <w:rPr>
          <w:rFonts w:ascii="Times New Roman" w:hAnsi="Times New Roman" w:cs="Times New Roman"/>
        </w:rPr>
        <w:t xml:space="preserve">the </w:t>
      </w:r>
      <w:r w:rsidR="520DEF5F">
        <w:rPr>
          <w:rFonts w:ascii="Times New Roman" w:hAnsi="Times New Roman" w:cs="Times New Roman"/>
        </w:rPr>
        <w:t xml:space="preserve">United States government </w:t>
      </w:r>
      <w:r w:rsidR="2D91C833">
        <w:rPr>
          <w:rFonts w:ascii="Times New Roman" w:hAnsi="Times New Roman" w:cs="Times New Roman"/>
        </w:rPr>
        <w:t>as</w:t>
      </w:r>
      <w:r w:rsidR="46143299">
        <w:rPr>
          <w:rFonts w:ascii="Times New Roman" w:hAnsi="Times New Roman" w:cs="Times New Roman"/>
        </w:rPr>
        <w:t xml:space="preserve"> the beneficiary of</w:t>
      </w:r>
      <w:r w:rsidR="32784AD7">
        <w:rPr>
          <w:rFonts w:ascii="Times New Roman" w:hAnsi="Times New Roman" w:cs="Times New Roman"/>
        </w:rPr>
        <w:t xml:space="preserve"> the resulting </w:t>
      </w:r>
      <w:r w:rsidR="0E37CE3C">
        <w:rPr>
          <w:rFonts w:ascii="Times New Roman" w:hAnsi="Times New Roman" w:cs="Times New Roman"/>
        </w:rPr>
        <w:t>economic</w:t>
      </w:r>
      <w:r w:rsidR="69518A7E">
        <w:rPr>
          <w:rFonts w:ascii="Times New Roman" w:hAnsi="Times New Roman" w:cs="Times New Roman"/>
        </w:rPr>
        <w:t xml:space="preserve"> gain, </w:t>
      </w:r>
      <w:r w:rsidR="2D91C833">
        <w:rPr>
          <w:rFonts w:ascii="Times New Roman" w:hAnsi="Times New Roman" w:cs="Times New Roman"/>
        </w:rPr>
        <w:t xml:space="preserve">the </w:t>
      </w:r>
      <w:r w:rsidR="1294E1C4">
        <w:rPr>
          <w:rFonts w:ascii="Times New Roman" w:hAnsi="Times New Roman" w:cs="Times New Roman"/>
        </w:rPr>
        <w:t>imposition of</w:t>
      </w:r>
      <w:r w:rsidR="69518A7E">
        <w:rPr>
          <w:rFonts w:ascii="Times New Roman" w:hAnsi="Times New Roman" w:cs="Times New Roman"/>
        </w:rPr>
        <w:t xml:space="preserve"> erasure, and </w:t>
      </w:r>
      <w:r w:rsidR="1294E1C4">
        <w:rPr>
          <w:rFonts w:ascii="Times New Roman" w:hAnsi="Times New Roman" w:cs="Times New Roman"/>
        </w:rPr>
        <w:t xml:space="preserve">the enforcement of </w:t>
      </w:r>
      <w:r w:rsidR="2D91C833">
        <w:rPr>
          <w:rFonts w:ascii="Times New Roman" w:hAnsi="Times New Roman" w:cs="Times New Roman"/>
        </w:rPr>
        <w:t xml:space="preserve">a </w:t>
      </w:r>
      <w:r w:rsidR="1294E1C4">
        <w:rPr>
          <w:rFonts w:ascii="Times New Roman" w:hAnsi="Times New Roman" w:cs="Times New Roman"/>
        </w:rPr>
        <w:t xml:space="preserve">white-lensed </w:t>
      </w:r>
      <w:r w:rsidR="4F43025C">
        <w:rPr>
          <w:rFonts w:ascii="Times New Roman" w:hAnsi="Times New Roman" w:cs="Times New Roman"/>
        </w:rPr>
        <w:t>stereotype</w:t>
      </w:r>
      <w:r w:rsidR="4070F2F9">
        <w:rPr>
          <w:rFonts w:ascii="Times New Roman" w:hAnsi="Times New Roman" w:cs="Times New Roman"/>
        </w:rPr>
        <w:t>.</w:t>
      </w:r>
      <w:r w:rsidRPr="0098102B" w:rsidR="32784AD7">
        <w:rPr>
          <w:rFonts w:ascii="Times New Roman" w:hAnsi="Times New Roman" w:eastAsia="Times New Roman" w:cs="Times New Roman"/>
          <w:color w:val="000000"/>
          <w:shd w:val="clear" w:color="auto" w:fill="FFFFFF"/>
        </w:rPr>
        <w:t xml:space="preserve"> </w:t>
      </w:r>
      <w:commentRangeStart w:id="7"/>
      <w:r w:rsidR="61F0B31F">
        <w:rPr>
          <w:rFonts w:ascii="Times New Roman" w:hAnsi="Times New Roman" w:eastAsia="Times New Roman" w:cs="Times New Roman"/>
          <w:color w:val="000000"/>
          <w:shd w:val="clear" w:color="auto" w:fill="FFFFFF"/>
        </w:rPr>
        <w:t>This</w:t>
      </w:r>
      <w:r w:rsidR="32784AD7">
        <w:rPr>
          <w:rFonts w:ascii="Times New Roman" w:hAnsi="Times New Roman" w:eastAsia="Times New Roman" w:cs="Times New Roman"/>
          <w:color w:val="000000"/>
          <w:shd w:val="clear" w:color="auto" w:fill="FFFFFF"/>
        </w:rPr>
        <w:t xml:space="preserve"> </w:t>
      </w:r>
      <w:r w:rsidR="32784AD7">
        <w:rPr>
          <w:rFonts w:ascii="Times New Roman" w:hAnsi="Times New Roman" w:eastAsia="Times New Roman" w:cs="Times New Roman"/>
          <w:color w:val="000000"/>
          <w:shd w:val="clear" w:color="auto" w:fill="FFFFFF"/>
        </w:rPr>
        <w:lastRenderedPageBreak/>
        <w:t>commodified entertainment form</w:t>
      </w:r>
      <w:r w:rsidR="4C72CA38">
        <w:rPr>
          <w:rFonts w:ascii="Times New Roman" w:hAnsi="Times New Roman" w:eastAsia="Times New Roman" w:cs="Times New Roman"/>
          <w:color w:val="000000"/>
          <w:shd w:val="clear" w:color="auto" w:fill="FFFFFF"/>
        </w:rPr>
        <w:t>, in turn,</w:t>
      </w:r>
      <w:r w:rsidR="32784AD7">
        <w:rPr>
          <w:rFonts w:ascii="Times New Roman" w:hAnsi="Times New Roman" w:eastAsia="Times New Roman" w:cs="Times New Roman"/>
          <w:color w:val="000000"/>
          <w:shd w:val="clear" w:color="auto" w:fill="FFFFFF"/>
        </w:rPr>
        <w:t xml:space="preserve"> takes on the position of a paper-trail of native appropriation and exploitation in Oklahoma. </w:t>
      </w:r>
      <w:commentRangeEnd w:id="7"/>
      <w:r w:rsidR="00F37801">
        <w:rPr>
          <w:rStyle w:val="CommentReference"/>
        </w:rPr>
        <w:commentReference w:id="7"/>
      </w:r>
    </w:p>
    <w:p w:rsidR="00A34F72" w:rsidP="00E21D6E" w:rsidRDefault="00802084" w14:paraId="4E96A172" w14:textId="30DF76D6">
      <w:pPr>
        <w:spacing w:line="480" w:lineRule="auto"/>
        <w:jc w:val="center"/>
        <w:rPr>
          <w:rFonts w:ascii="Times New Roman" w:hAnsi="Times New Roman" w:cs="Times New Roman"/>
        </w:rPr>
      </w:pPr>
      <w:r>
        <w:rPr>
          <w:rFonts w:ascii="Times New Roman" w:hAnsi="Times New Roman" w:cs="Times New Roman"/>
          <w:b/>
          <w:bCs/>
        </w:rPr>
        <w:t>History</w:t>
      </w:r>
    </w:p>
    <w:p w:rsidR="002F0FE6" w:rsidP="00A34F72" w:rsidRDefault="002C6A48" w14:paraId="2ABBD0E5" w14:textId="3034597F">
      <w:pPr>
        <w:spacing w:line="480" w:lineRule="auto"/>
        <w:ind w:firstLine="720"/>
        <w:rPr>
          <w:rFonts w:ascii="Times New Roman" w:hAnsi="Times New Roman" w:cs="Times New Roman"/>
        </w:rPr>
      </w:pPr>
      <w:r>
        <w:rPr>
          <w:rFonts w:ascii="Times New Roman" w:hAnsi="Times New Roman" w:cs="Times New Roman"/>
        </w:rPr>
        <w:t xml:space="preserve">But what </w:t>
      </w:r>
      <w:r w:rsidR="00043DDE">
        <w:rPr>
          <w:rFonts w:ascii="Times New Roman" w:hAnsi="Times New Roman" w:cs="Times New Roman"/>
        </w:rPr>
        <w:t>is it that makes these twentieth</w:t>
      </w:r>
      <w:r w:rsidR="00326AD4">
        <w:rPr>
          <w:rFonts w:ascii="Times New Roman" w:hAnsi="Times New Roman" w:cs="Times New Roman"/>
        </w:rPr>
        <w:t>-</w:t>
      </w:r>
      <w:r w:rsidR="00043DDE">
        <w:rPr>
          <w:rFonts w:ascii="Times New Roman" w:hAnsi="Times New Roman" w:cs="Times New Roman"/>
        </w:rPr>
        <w:t xml:space="preserve">century Oklahoma postcards </w:t>
      </w:r>
      <w:r w:rsidR="00E21D6E">
        <w:rPr>
          <w:rFonts w:ascii="Times New Roman" w:hAnsi="Times New Roman" w:cs="Times New Roman"/>
        </w:rPr>
        <w:t xml:space="preserve">so </w:t>
      </w:r>
      <w:r w:rsidR="00043DDE">
        <w:rPr>
          <w:rFonts w:ascii="Times New Roman" w:hAnsi="Times New Roman" w:cs="Times New Roman"/>
        </w:rPr>
        <w:t xml:space="preserve">distinct </w:t>
      </w:r>
      <w:r>
        <w:rPr>
          <w:rFonts w:ascii="Times New Roman" w:hAnsi="Times New Roman" w:cs="Times New Roman"/>
        </w:rPr>
        <w:t>from</w:t>
      </w:r>
      <w:r w:rsidR="002F0FE6">
        <w:rPr>
          <w:rFonts w:ascii="Times New Roman" w:hAnsi="Times New Roman" w:cs="Times New Roman"/>
        </w:rPr>
        <w:t xml:space="preserve"> </w:t>
      </w:r>
      <w:r w:rsidR="00852235">
        <w:rPr>
          <w:rFonts w:ascii="Times New Roman" w:hAnsi="Times New Roman" w:cs="Times New Roman"/>
        </w:rPr>
        <w:t>the others</w:t>
      </w:r>
      <w:r w:rsidR="00043DDE">
        <w:rPr>
          <w:rFonts w:ascii="Times New Roman" w:hAnsi="Times New Roman" w:cs="Times New Roman"/>
        </w:rPr>
        <w:t>?</w:t>
      </w:r>
      <w:r w:rsidR="00D75913">
        <w:rPr>
          <w:rFonts w:ascii="Times New Roman" w:hAnsi="Times New Roman" w:cs="Times New Roman"/>
        </w:rPr>
        <w:t xml:space="preserve"> </w:t>
      </w:r>
      <w:r>
        <w:rPr>
          <w:rFonts w:ascii="Times New Roman" w:hAnsi="Times New Roman" w:cs="Times New Roman"/>
        </w:rPr>
        <w:t xml:space="preserve">To answer this question, </w:t>
      </w:r>
      <w:r w:rsidR="000874E7">
        <w:rPr>
          <w:rFonts w:ascii="Times New Roman" w:hAnsi="Times New Roman" w:cs="Times New Roman"/>
        </w:rPr>
        <w:t>one must understand</w:t>
      </w:r>
      <w:r>
        <w:rPr>
          <w:rFonts w:ascii="Times New Roman" w:hAnsi="Times New Roman" w:cs="Times New Roman"/>
        </w:rPr>
        <w:t xml:space="preserve"> why p</w:t>
      </w:r>
      <w:r w:rsidR="00E92F70">
        <w:rPr>
          <w:rFonts w:ascii="Times New Roman" w:hAnsi="Times New Roman" w:cs="Times New Roman"/>
        </w:rPr>
        <w:t xml:space="preserve">ostcards </w:t>
      </w:r>
      <w:r w:rsidR="0046723C">
        <w:rPr>
          <w:rFonts w:ascii="Times New Roman" w:hAnsi="Times New Roman" w:cs="Times New Roman"/>
        </w:rPr>
        <w:t xml:space="preserve">possess such importance </w:t>
      </w:r>
      <w:r w:rsidR="00E92F70">
        <w:rPr>
          <w:rFonts w:ascii="Times New Roman" w:hAnsi="Times New Roman" w:cs="Times New Roman"/>
        </w:rPr>
        <w:t>to people</w:t>
      </w:r>
      <w:r w:rsidR="001D3D5E">
        <w:rPr>
          <w:rFonts w:ascii="Times New Roman" w:hAnsi="Times New Roman" w:cs="Times New Roman"/>
        </w:rPr>
        <w:t xml:space="preserve"> today</w:t>
      </w:r>
      <w:r w:rsidR="00E92F70">
        <w:rPr>
          <w:rFonts w:ascii="Times New Roman" w:hAnsi="Times New Roman" w:cs="Times New Roman"/>
        </w:rPr>
        <w:t xml:space="preserve">. So much so, that collecting these forms of media </w:t>
      </w:r>
      <w:r w:rsidR="00287ED2">
        <w:rPr>
          <w:rFonts w:ascii="Times New Roman" w:hAnsi="Times New Roman" w:cs="Times New Roman"/>
        </w:rPr>
        <w:t>has become</w:t>
      </w:r>
      <w:r w:rsidR="00E92F70">
        <w:rPr>
          <w:rFonts w:ascii="Times New Roman" w:hAnsi="Times New Roman" w:cs="Times New Roman"/>
        </w:rPr>
        <w:t xml:space="preserve"> </w:t>
      </w:r>
      <w:r w:rsidR="00751F44">
        <w:rPr>
          <w:rFonts w:ascii="Times New Roman" w:hAnsi="Times New Roman" w:cs="Times New Roman"/>
        </w:rPr>
        <w:t xml:space="preserve">a </w:t>
      </w:r>
      <w:r w:rsidR="0046723C">
        <w:rPr>
          <w:rFonts w:ascii="Times New Roman" w:hAnsi="Times New Roman" w:cs="Times New Roman"/>
        </w:rPr>
        <w:t>type</w:t>
      </w:r>
      <w:r w:rsidR="00751F44">
        <w:rPr>
          <w:rFonts w:ascii="Times New Roman" w:hAnsi="Times New Roman" w:cs="Times New Roman"/>
        </w:rPr>
        <w:t xml:space="preserve"> of entertainment </w:t>
      </w:r>
      <w:r w:rsidR="00DA5A5E">
        <w:rPr>
          <w:rFonts w:ascii="Times New Roman" w:hAnsi="Times New Roman" w:cs="Times New Roman"/>
        </w:rPr>
        <w:t>for</w:t>
      </w:r>
      <w:r w:rsidR="00E92F70">
        <w:rPr>
          <w:rFonts w:ascii="Times New Roman" w:hAnsi="Times New Roman" w:cs="Times New Roman"/>
        </w:rPr>
        <w:t xml:space="preserve"> the now elderly generation. </w:t>
      </w:r>
      <w:commentRangeStart w:id="8"/>
      <w:r w:rsidR="002F0FE6">
        <w:rPr>
          <w:rFonts w:ascii="Times New Roman" w:hAnsi="Times New Roman" w:cs="Times New Roman"/>
        </w:rPr>
        <w:t xml:space="preserve">A hobby that has the potential to die with them. </w:t>
      </w:r>
      <w:commentRangeEnd w:id="8"/>
      <w:r w:rsidR="00873EE8">
        <w:rPr>
          <w:rStyle w:val="CommentReference"/>
        </w:rPr>
        <w:commentReference w:id="8"/>
      </w:r>
    </w:p>
    <w:p w:rsidR="00F40D44" w:rsidP="00F40D44" w:rsidRDefault="000B6D8E" w14:paraId="72AF3CBF" w14:textId="397AFB63">
      <w:pPr>
        <w:spacing w:line="480" w:lineRule="auto"/>
        <w:ind w:firstLine="720"/>
        <w:rPr>
          <w:rFonts w:ascii="Times New Roman" w:hAnsi="Times New Roman" w:cs="Times New Roman"/>
        </w:rPr>
      </w:pPr>
      <w:commentRangeStart w:id="9"/>
      <w:r w:rsidRPr="3F818C36">
        <w:rPr>
          <w:rFonts w:ascii="Times New Roman" w:hAnsi="Times New Roman" w:cs="Times New Roman"/>
        </w:rPr>
        <w:t xml:space="preserve">Postcards first began </w:t>
      </w:r>
      <w:r w:rsidRPr="3F818C36" w:rsidR="00E21D6E">
        <w:rPr>
          <w:rFonts w:ascii="Times New Roman" w:hAnsi="Times New Roman" w:cs="Times New Roman"/>
        </w:rPr>
        <w:t xml:space="preserve">their boom </w:t>
      </w:r>
      <w:r w:rsidRPr="3F818C36" w:rsidR="00563025">
        <w:rPr>
          <w:rFonts w:ascii="Times New Roman" w:hAnsi="Times New Roman" w:cs="Times New Roman"/>
        </w:rPr>
        <w:t xml:space="preserve">throughout </w:t>
      </w:r>
      <w:r w:rsidRPr="3F818C36" w:rsidR="00934036">
        <w:rPr>
          <w:rFonts w:ascii="Times New Roman" w:hAnsi="Times New Roman" w:cs="Times New Roman"/>
        </w:rPr>
        <w:t>the late nineteenth and early twentieth centuries.</w:t>
      </w:r>
      <w:commentRangeEnd w:id="9"/>
      <w:r w:rsidR="00873EE8">
        <w:rPr>
          <w:rStyle w:val="CommentReference"/>
        </w:rPr>
        <w:commentReference w:id="9"/>
      </w:r>
      <w:r w:rsidRPr="3F818C36" w:rsidR="007C3A75">
        <w:rPr>
          <w:rFonts w:ascii="Times New Roman" w:hAnsi="Times New Roman" w:cs="Times New Roman"/>
        </w:rPr>
        <w:t xml:space="preserve"> </w:t>
      </w:r>
      <w:r w:rsidRPr="3F818C36" w:rsidR="00674403">
        <w:rPr>
          <w:rFonts w:ascii="Times New Roman" w:hAnsi="Times New Roman" w:cs="Times New Roman"/>
        </w:rPr>
        <w:t xml:space="preserve">The United States Postal Service began selling these cards in the </w:t>
      </w:r>
      <w:r w:rsidRPr="3F818C36" w:rsidR="00AE6A39">
        <w:rPr>
          <w:rFonts w:ascii="Times New Roman" w:hAnsi="Times New Roman" w:cs="Times New Roman"/>
        </w:rPr>
        <w:t>mid</w:t>
      </w:r>
      <w:r w:rsidRPr="3F818C36" w:rsidR="001D3D5E">
        <w:rPr>
          <w:rFonts w:ascii="Times New Roman" w:hAnsi="Times New Roman" w:cs="Times New Roman"/>
        </w:rPr>
        <w:t xml:space="preserve"> </w:t>
      </w:r>
      <w:r w:rsidRPr="3F818C36" w:rsidR="00674403">
        <w:rPr>
          <w:rFonts w:ascii="Times New Roman" w:hAnsi="Times New Roman" w:cs="Times New Roman"/>
        </w:rPr>
        <w:t>1</w:t>
      </w:r>
      <w:r w:rsidRPr="3F818C36" w:rsidR="00E90DCC">
        <w:rPr>
          <w:rFonts w:ascii="Times New Roman" w:hAnsi="Times New Roman" w:cs="Times New Roman"/>
        </w:rPr>
        <w:t>8</w:t>
      </w:r>
      <w:r w:rsidRPr="3F818C36" w:rsidR="00674403">
        <w:rPr>
          <w:rFonts w:ascii="Times New Roman" w:hAnsi="Times New Roman" w:cs="Times New Roman"/>
        </w:rPr>
        <w:t xml:space="preserve">00’s, </w:t>
      </w:r>
      <w:r w:rsidRPr="3F818C36" w:rsidR="003704FF">
        <w:rPr>
          <w:rFonts w:ascii="Times New Roman" w:hAnsi="Times New Roman" w:cs="Times New Roman"/>
        </w:rPr>
        <w:t>but these weren’t the same eye-catching pieces that you w</w:t>
      </w:r>
      <w:r w:rsidRPr="3F818C36" w:rsidR="002924D7">
        <w:rPr>
          <w:rFonts w:ascii="Times New Roman" w:hAnsi="Times New Roman" w:cs="Times New Roman"/>
        </w:rPr>
        <w:t>ould</w:t>
      </w:r>
      <w:r w:rsidRPr="3F818C36" w:rsidR="003704FF">
        <w:rPr>
          <w:rFonts w:ascii="Times New Roman" w:hAnsi="Times New Roman" w:cs="Times New Roman"/>
        </w:rPr>
        <w:t xml:space="preserve"> expect: these cards were </w:t>
      </w:r>
      <w:r w:rsidRPr="3F818C36" w:rsidR="007E4711">
        <w:rPr>
          <w:rFonts w:ascii="Times New Roman" w:hAnsi="Times New Roman" w:cs="Times New Roman"/>
        </w:rPr>
        <w:t xml:space="preserve">completely </w:t>
      </w:r>
      <w:r w:rsidRPr="3F818C36" w:rsidR="003704FF">
        <w:rPr>
          <w:rFonts w:ascii="Times New Roman" w:hAnsi="Times New Roman" w:cs="Times New Roman"/>
        </w:rPr>
        <w:t>blank.</w:t>
      </w:r>
      <w:r w:rsidRPr="3F818C36" w:rsidR="009850C8">
        <w:rPr>
          <w:rFonts w:ascii="Times New Roman" w:hAnsi="Times New Roman" w:cs="Times New Roman"/>
        </w:rPr>
        <w:t xml:space="preserve"> </w:t>
      </w:r>
      <w:r w:rsidRPr="3F818C36" w:rsidR="007E4711">
        <w:rPr>
          <w:rFonts w:ascii="Times New Roman" w:hAnsi="Times New Roman" w:cs="Times New Roman"/>
        </w:rPr>
        <w:t xml:space="preserve">This </w:t>
      </w:r>
      <w:r w:rsidRPr="3F818C36" w:rsidR="001D3D5E">
        <w:rPr>
          <w:rFonts w:ascii="Times New Roman" w:hAnsi="Times New Roman" w:cs="Times New Roman"/>
        </w:rPr>
        <w:t xml:space="preserve">might seem contradictory, given that </w:t>
      </w:r>
      <w:r w:rsidRPr="3F818C36" w:rsidR="003222C0">
        <w:rPr>
          <w:rFonts w:ascii="Times New Roman" w:hAnsi="Times New Roman" w:cs="Times New Roman"/>
        </w:rPr>
        <w:t xml:space="preserve">nowadays </w:t>
      </w:r>
      <w:r w:rsidRPr="3F818C36" w:rsidR="001D3D5E">
        <w:rPr>
          <w:rFonts w:ascii="Times New Roman" w:hAnsi="Times New Roman" w:cs="Times New Roman"/>
        </w:rPr>
        <w:t xml:space="preserve">people often </w:t>
      </w:r>
      <w:r w:rsidRPr="3F818C36" w:rsidR="003222C0">
        <w:rPr>
          <w:rFonts w:ascii="Times New Roman" w:hAnsi="Times New Roman" w:cs="Times New Roman"/>
        </w:rPr>
        <w:t>associate</w:t>
      </w:r>
      <w:r w:rsidRPr="3F818C36" w:rsidR="00E21D6E">
        <w:rPr>
          <w:rFonts w:ascii="Times New Roman" w:hAnsi="Times New Roman" w:cs="Times New Roman"/>
        </w:rPr>
        <w:t xml:space="preserve"> a postcard </w:t>
      </w:r>
      <w:r w:rsidRPr="3F818C36" w:rsidR="5003786C">
        <w:rPr>
          <w:rFonts w:ascii="Times New Roman" w:hAnsi="Times New Roman" w:cs="Times New Roman"/>
        </w:rPr>
        <w:t>with</w:t>
      </w:r>
      <w:r w:rsidRPr="3F818C36" w:rsidR="00E21D6E">
        <w:rPr>
          <w:rFonts w:ascii="Times New Roman" w:hAnsi="Times New Roman" w:cs="Times New Roman"/>
        </w:rPr>
        <w:t xml:space="preserve"> its picture</w:t>
      </w:r>
      <w:r w:rsidRPr="3F818C36" w:rsidR="002924D7">
        <w:rPr>
          <w:rFonts w:ascii="Times New Roman" w:hAnsi="Times New Roman" w:cs="Times New Roman"/>
        </w:rPr>
        <w:t xml:space="preserve">. </w:t>
      </w:r>
      <w:r w:rsidRPr="3F818C36" w:rsidR="00027778">
        <w:rPr>
          <w:rFonts w:ascii="Times New Roman" w:hAnsi="Times New Roman" w:cs="Times New Roman"/>
        </w:rPr>
        <w:t>Th</w:t>
      </w:r>
      <w:r w:rsidRPr="3F818C36" w:rsidR="00802413">
        <w:rPr>
          <w:rFonts w:ascii="Times New Roman" w:hAnsi="Times New Roman" w:cs="Times New Roman"/>
        </w:rPr>
        <w:t xml:space="preserve">e </w:t>
      </w:r>
      <w:r w:rsidRPr="3F818C36" w:rsidR="003222C0">
        <w:rPr>
          <w:rFonts w:ascii="Times New Roman" w:hAnsi="Times New Roman" w:cs="Times New Roman"/>
        </w:rPr>
        <w:t xml:space="preserve">reason for this blank side, however, was </w:t>
      </w:r>
      <w:del w:author="Htoo Sang, Paul Chan" w:date="2023-04-17T17:03:00Z" w:id="10">
        <w:r w:rsidRPr="3F818C36" w:rsidDel="00873EE8" w:rsidR="003222C0">
          <w:rPr>
            <w:rFonts w:ascii="Times New Roman" w:hAnsi="Times New Roman" w:cs="Times New Roman"/>
          </w:rPr>
          <w:delText>due to the fact that</w:delText>
        </w:r>
      </w:del>
      <w:ins w:author="Htoo Sang, Paul Chan" w:date="2023-04-17T17:03:00Z" w:id="11">
        <w:r w:rsidRPr="3F818C36" w:rsidR="00873EE8">
          <w:rPr>
            <w:rFonts w:ascii="Times New Roman" w:hAnsi="Times New Roman" w:cs="Times New Roman"/>
          </w:rPr>
          <w:t>because</w:t>
        </w:r>
      </w:ins>
      <w:r w:rsidRPr="3F818C36" w:rsidR="003222C0">
        <w:rPr>
          <w:rFonts w:ascii="Times New Roman" w:hAnsi="Times New Roman" w:cs="Times New Roman"/>
        </w:rPr>
        <w:t xml:space="preserve"> </w:t>
      </w:r>
      <w:r w:rsidRPr="3F818C36" w:rsidR="007E4711">
        <w:rPr>
          <w:rFonts w:ascii="Times New Roman" w:hAnsi="Times New Roman" w:cs="Times New Roman"/>
        </w:rPr>
        <w:t>p</w:t>
      </w:r>
      <w:r w:rsidRPr="3F818C36" w:rsidR="009850C8">
        <w:rPr>
          <w:rFonts w:ascii="Times New Roman" w:hAnsi="Times New Roman" w:cs="Times New Roman"/>
        </w:rPr>
        <w:t xml:space="preserve">ostcards were not originally intended for individual consumption, </w:t>
      </w:r>
      <w:r w:rsidRPr="3F818C36" w:rsidR="00027778">
        <w:rPr>
          <w:rFonts w:ascii="Times New Roman" w:hAnsi="Times New Roman" w:cs="Times New Roman"/>
        </w:rPr>
        <w:t xml:space="preserve">but </w:t>
      </w:r>
      <w:r w:rsidRPr="3F818C36" w:rsidR="009850C8">
        <w:rPr>
          <w:rFonts w:ascii="Times New Roman" w:hAnsi="Times New Roman" w:cs="Times New Roman"/>
        </w:rPr>
        <w:t xml:space="preserve">instead were a means </w:t>
      </w:r>
      <w:r w:rsidRPr="3F818C36" w:rsidR="00262C76">
        <w:rPr>
          <w:rFonts w:ascii="Times New Roman" w:hAnsi="Times New Roman" w:cs="Times New Roman"/>
        </w:rPr>
        <w:t>through</w:t>
      </w:r>
      <w:r w:rsidRPr="3F818C36" w:rsidR="009850C8">
        <w:rPr>
          <w:rFonts w:ascii="Times New Roman" w:hAnsi="Times New Roman" w:cs="Times New Roman"/>
        </w:rPr>
        <w:t xml:space="preserve"> which </w:t>
      </w:r>
      <w:r w:rsidRPr="3F818C36" w:rsidR="00802413">
        <w:rPr>
          <w:rFonts w:ascii="Times New Roman" w:hAnsi="Times New Roman" w:cs="Times New Roman"/>
        </w:rPr>
        <w:t>businesses</w:t>
      </w:r>
      <w:r w:rsidRPr="3F818C36" w:rsidR="009850C8">
        <w:rPr>
          <w:rFonts w:ascii="Times New Roman" w:hAnsi="Times New Roman" w:cs="Times New Roman"/>
        </w:rPr>
        <w:t xml:space="preserve"> could advertise their products (Meikle</w:t>
      </w:r>
      <w:r w:rsidRPr="3F818C36" w:rsidR="64680B2D">
        <w:rPr>
          <w:rFonts w:ascii="Times New Roman" w:hAnsi="Times New Roman" w:cs="Times New Roman"/>
        </w:rPr>
        <w:t>,</w:t>
      </w:r>
      <w:r w:rsidRPr="3F818C36" w:rsidR="009850C8">
        <w:rPr>
          <w:rFonts w:ascii="Times New Roman" w:hAnsi="Times New Roman" w:cs="Times New Roman"/>
        </w:rPr>
        <w:t xml:space="preserve"> 2016). </w:t>
      </w:r>
      <w:del w:author="Htoo Sang, Paul Chan" w:date="2023-04-17T17:04:00Z" w:id="12">
        <w:r w:rsidRPr="3F818C36" w:rsidDel="00873EE8" w:rsidR="002924D7">
          <w:rPr>
            <w:rFonts w:ascii="Times New Roman" w:hAnsi="Times New Roman" w:cs="Times New Roman"/>
          </w:rPr>
          <w:delText>It appears as though</w:delText>
        </w:r>
      </w:del>
      <w:ins w:author="Htoo Sang, Paul Chan" w:date="2023-04-17T17:04:00Z" w:id="13">
        <w:r w:rsidRPr="3F818C36" w:rsidR="00873EE8">
          <w:rPr>
            <w:rFonts w:ascii="Times New Roman" w:hAnsi="Times New Roman" w:cs="Times New Roman"/>
          </w:rPr>
          <w:t>It appears</w:t>
        </w:r>
      </w:ins>
      <w:r w:rsidRPr="3F818C36" w:rsidR="002924D7">
        <w:rPr>
          <w:rFonts w:ascii="Times New Roman" w:hAnsi="Times New Roman" w:cs="Times New Roman"/>
        </w:rPr>
        <w:t>,</w:t>
      </w:r>
      <w:r w:rsidRPr="3F818C36" w:rsidR="00027778">
        <w:rPr>
          <w:rFonts w:ascii="Times New Roman" w:hAnsi="Times New Roman" w:cs="Times New Roman"/>
        </w:rPr>
        <w:t xml:space="preserve"> at </w:t>
      </w:r>
      <w:r w:rsidRPr="3F818C36" w:rsidR="00BD5718">
        <w:rPr>
          <w:rFonts w:ascii="Times New Roman" w:hAnsi="Times New Roman" w:cs="Times New Roman"/>
        </w:rPr>
        <w:t>their</w:t>
      </w:r>
      <w:r w:rsidRPr="3F818C36" w:rsidR="00027778">
        <w:rPr>
          <w:rFonts w:ascii="Times New Roman" w:hAnsi="Times New Roman" w:cs="Times New Roman"/>
        </w:rPr>
        <w:t xml:space="preserve"> core</w:t>
      </w:r>
      <w:r w:rsidRPr="3F818C36" w:rsidR="007E4711">
        <w:rPr>
          <w:rFonts w:ascii="Times New Roman" w:hAnsi="Times New Roman" w:cs="Times New Roman"/>
        </w:rPr>
        <w:t>, postcards were a</w:t>
      </w:r>
      <w:r w:rsidRPr="3F818C36" w:rsidR="00824702">
        <w:rPr>
          <w:rFonts w:ascii="Times New Roman" w:hAnsi="Times New Roman" w:cs="Times New Roman"/>
        </w:rPr>
        <w:t>n</w:t>
      </w:r>
      <w:r w:rsidRPr="3F818C36" w:rsidR="007E4711">
        <w:rPr>
          <w:rFonts w:ascii="Times New Roman" w:hAnsi="Times New Roman" w:cs="Times New Roman"/>
        </w:rPr>
        <w:t xml:space="preserve"> </w:t>
      </w:r>
      <w:r w:rsidRPr="3F818C36" w:rsidR="009F0CD1">
        <w:rPr>
          <w:rFonts w:ascii="Times New Roman" w:hAnsi="Times New Roman" w:cs="Times New Roman"/>
        </w:rPr>
        <w:t>avenue in which</w:t>
      </w:r>
      <w:r w:rsidRPr="3F818C36" w:rsidR="007E4711">
        <w:rPr>
          <w:rFonts w:ascii="Times New Roman" w:hAnsi="Times New Roman" w:cs="Times New Roman"/>
        </w:rPr>
        <w:t xml:space="preserve"> </w:t>
      </w:r>
      <w:r w:rsidRPr="3F818C36" w:rsidR="00396D5F">
        <w:rPr>
          <w:rFonts w:ascii="Times New Roman" w:hAnsi="Times New Roman" w:cs="Times New Roman"/>
        </w:rPr>
        <w:t>businesses</w:t>
      </w:r>
      <w:r w:rsidRPr="3F818C36" w:rsidR="009F0CD1">
        <w:rPr>
          <w:rFonts w:ascii="Times New Roman" w:hAnsi="Times New Roman" w:cs="Times New Roman"/>
        </w:rPr>
        <w:t xml:space="preserve"> could</w:t>
      </w:r>
      <w:r w:rsidRPr="3F818C36" w:rsidR="007E4711">
        <w:rPr>
          <w:rFonts w:ascii="Times New Roman" w:hAnsi="Times New Roman" w:cs="Times New Roman"/>
        </w:rPr>
        <w:t xml:space="preserve"> achieve some sort of</w:t>
      </w:r>
      <w:r w:rsidRPr="3F818C36" w:rsidR="0014448C">
        <w:rPr>
          <w:rFonts w:ascii="Times New Roman" w:hAnsi="Times New Roman" w:cs="Times New Roman"/>
        </w:rPr>
        <w:t xml:space="preserve"> profit</w:t>
      </w:r>
      <w:r w:rsidRPr="3F818C36" w:rsidR="007E4711">
        <w:rPr>
          <w:rFonts w:ascii="Times New Roman" w:hAnsi="Times New Roman" w:cs="Times New Roman"/>
        </w:rPr>
        <w:t xml:space="preserve">, and not </w:t>
      </w:r>
      <w:r w:rsidRPr="3F818C36" w:rsidR="51600C85">
        <w:rPr>
          <w:rFonts w:ascii="Times New Roman" w:hAnsi="Times New Roman" w:cs="Times New Roman"/>
        </w:rPr>
        <w:t>the kind</w:t>
      </w:r>
      <w:r w:rsidRPr="3F818C36" w:rsidR="0014448C">
        <w:rPr>
          <w:rFonts w:ascii="Times New Roman" w:hAnsi="Times New Roman" w:cs="Times New Roman"/>
        </w:rPr>
        <w:t xml:space="preserve"> of </w:t>
      </w:r>
      <w:r w:rsidRPr="3F818C36" w:rsidR="007E4711">
        <w:rPr>
          <w:rFonts w:ascii="Times New Roman" w:hAnsi="Times New Roman" w:cs="Times New Roman"/>
        </w:rPr>
        <w:t>entertainment product</w:t>
      </w:r>
      <w:r w:rsidRPr="3F818C36" w:rsidR="00027778">
        <w:rPr>
          <w:rFonts w:ascii="Times New Roman" w:hAnsi="Times New Roman" w:cs="Times New Roman"/>
        </w:rPr>
        <w:t xml:space="preserve"> that </w:t>
      </w:r>
      <w:r w:rsidRPr="3F818C36" w:rsidR="00824702">
        <w:rPr>
          <w:rFonts w:ascii="Times New Roman" w:hAnsi="Times New Roman" w:cs="Times New Roman"/>
        </w:rPr>
        <w:t>postcard</w:t>
      </w:r>
      <w:r w:rsidRPr="3F818C36" w:rsidR="002924D7">
        <w:rPr>
          <w:rFonts w:ascii="Times New Roman" w:hAnsi="Times New Roman" w:cs="Times New Roman"/>
        </w:rPr>
        <w:t xml:space="preserve"> collectors </w:t>
      </w:r>
      <w:r w:rsidRPr="3F818C36" w:rsidR="00027778">
        <w:rPr>
          <w:rFonts w:ascii="Times New Roman" w:hAnsi="Times New Roman" w:cs="Times New Roman"/>
        </w:rPr>
        <w:t xml:space="preserve">seem to </w:t>
      </w:r>
      <w:r w:rsidRPr="3F818C36" w:rsidR="6202EB49">
        <w:rPr>
          <w:rFonts w:ascii="Times New Roman" w:hAnsi="Times New Roman" w:cs="Times New Roman"/>
        </w:rPr>
        <w:t xml:space="preserve">view them </w:t>
      </w:r>
      <w:r w:rsidRPr="3F818C36" w:rsidR="0049259F">
        <w:rPr>
          <w:rFonts w:ascii="Times New Roman" w:hAnsi="Times New Roman" w:cs="Times New Roman"/>
        </w:rPr>
        <w:t>as today.</w:t>
      </w:r>
      <w:r w:rsidRPr="3F818C36" w:rsidR="007E4711">
        <w:rPr>
          <w:rFonts w:ascii="Times New Roman" w:hAnsi="Times New Roman" w:cs="Times New Roman"/>
        </w:rPr>
        <w:t xml:space="preserve"> </w:t>
      </w:r>
      <w:r w:rsidRPr="3F818C36" w:rsidR="00027778">
        <w:rPr>
          <w:rFonts w:ascii="Times New Roman" w:hAnsi="Times New Roman" w:cs="Times New Roman"/>
        </w:rPr>
        <w:t>About a century later, t</w:t>
      </w:r>
      <w:r w:rsidRPr="3F818C36" w:rsidR="007E4711">
        <w:rPr>
          <w:rFonts w:ascii="Times New Roman" w:hAnsi="Times New Roman" w:cs="Times New Roman"/>
        </w:rPr>
        <w:t xml:space="preserve">hese unique forms of </w:t>
      </w:r>
      <w:r w:rsidRPr="3F818C36" w:rsidR="00027778">
        <w:rPr>
          <w:rFonts w:ascii="Times New Roman" w:hAnsi="Times New Roman" w:cs="Times New Roman"/>
        </w:rPr>
        <w:t xml:space="preserve">communication would shift to the </w:t>
      </w:r>
      <w:r w:rsidRPr="3F818C36" w:rsidR="00BA394D">
        <w:rPr>
          <w:rFonts w:ascii="Times New Roman" w:hAnsi="Times New Roman" w:cs="Times New Roman"/>
        </w:rPr>
        <w:t xml:space="preserve">well-known </w:t>
      </w:r>
      <w:r w:rsidRPr="3F818C36" w:rsidR="00027778">
        <w:rPr>
          <w:rFonts w:ascii="Times New Roman" w:hAnsi="Times New Roman" w:cs="Times New Roman"/>
        </w:rPr>
        <w:t xml:space="preserve">picture-model of a postcard. </w:t>
      </w:r>
      <w:commentRangeStart w:id="14"/>
      <w:r w:rsidRPr="3F818C36" w:rsidR="00EB1408">
        <w:rPr>
          <w:rFonts w:ascii="Times New Roman" w:hAnsi="Times New Roman" w:cs="Times New Roman"/>
        </w:rPr>
        <w:t>The</w:t>
      </w:r>
      <w:r w:rsidRPr="3F818C36" w:rsidR="005E7857">
        <w:rPr>
          <w:rFonts w:ascii="Times New Roman" w:hAnsi="Times New Roman" w:cs="Times New Roman"/>
        </w:rPr>
        <w:t>se</w:t>
      </w:r>
      <w:r w:rsidRPr="3F818C36" w:rsidR="00EB1408">
        <w:rPr>
          <w:rFonts w:ascii="Times New Roman" w:hAnsi="Times New Roman" w:cs="Times New Roman"/>
        </w:rPr>
        <w:t xml:space="preserve"> would </w:t>
      </w:r>
      <w:r w:rsidRPr="3F818C36" w:rsidR="007C3A75">
        <w:rPr>
          <w:rFonts w:ascii="Times New Roman" w:hAnsi="Times New Roman" w:cs="Times New Roman"/>
        </w:rPr>
        <w:t>bec</w:t>
      </w:r>
      <w:r w:rsidRPr="3F818C36" w:rsidR="00EB1408">
        <w:rPr>
          <w:rFonts w:ascii="Times New Roman" w:hAnsi="Times New Roman" w:cs="Times New Roman"/>
        </w:rPr>
        <w:t>o</w:t>
      </w:r>
      <w:r w:rsidRPr="3F818C36" w:rsidR="007C3A75">
        <w:rPr>
          <w:rFonts w:ascii="Times New Roman" w:hAnsi="Times New Roman" w:cs="Times New Roman"/>
        </w:rPr>
        <w:t>me so popular</w:t>
      </w:r>
      <w:r w:rsidRPr="3F818C36" w:rsidR="001779F9">
        <w:rPr>
          <w:rFonts w:ascii="Times New Roman" w:hAnsi="Times New Roman" w:cs="Times New Roman"/>
        </w:rPr>
        <w:t xml:space="preserve"> that, </w:t>
      </w:r>
      <w:r w:rsidRPr="3F818C36" w:rsidR="007C3A75">
        <w:rPr>
          <w:rFonts w:ascii="Times New Roman" w:hAnsi="Times New Roman" w:cs="Times New Roman"/>
        </w:rPr>
        <w:t xml:space="preserve">in </w:t>
      </w:r>
      <w:r w:rsidRPr="3F818C36" w:rsidR="00EB1408">
        <w:rPr>
          <w:rFonts w:ascii="Times New Roman" w:hAnsi="Times New Roman" w:cs="Times New Roman"/>
        </w:rPr>
        <w:t xml:space="preserve">the year </w:t>
      </w:r>
      <w:r w:rsidRPr="3F818C36" w:rsidR="007C3A75">
        <w:rPr>
          <w:rFonts w:ascii="Times New Roman" w:hAnsi="Times New Roman" w:cs="Times New Roman"/>
        </w:rPr>
        <w:t>1913</w:t>
      </w:r>
      <w:r w:rsidRPr="3F818C36" w:rsidR="00EB1408">
        <w:rPr>
          <w:rFonts w:ascii="Times New Roman" w:hAnsi="Times New Roman" w:cs="Times New Roman"/>
        </w:rPr>
        <w:t xml:space="preserve"> alone, t</w:t>
      </w:r>
      <w:r w:rsidRPr="3F818C36" w:rsidR="007C3A75">
        <w:rPr>
          <w:rFonts w:ascii="Times New Roman" w:hAnsi="Times New Roman" w:cs="Times New Roman"/>
        </w:rPr>
        <w:t xml:space="preserve">he United States Postal Service </w:t>
      </w:r>
      <w:r w:rsidRPr="3F818C36" w:rsidR="00A55019">
        <w:rPr>
          <w:rFonts w:ascii="Times New Roman" w:hAnsi="Times New Roman" w:cs="Times New Roman"/>
        </w:rPr>
        <w:t>d</w:t>
      </w:r>
      <w:r w:rsidRPr="3F818C36" w:rsidR="00EB1408">
        <w:rPr>
          <w:rFonts w:ascii="Times New Roman" w:hAnsi="Times New Roman" w:cs="Times New Roman"/>
        </w:rPr>
        <w:t>ocumented</w:t>
      </w:r>
      <w:r w:rsidRPr="3F818C36" w:rsidR="007C3A75">
        <w:rPr>
          <w:rFonts w:ascii="Times New Roman" w:hAnsi="Times New Roman" w:cs="Times New Roman"/>
        </w:rPr>
        <w:t xml:space="preserve"> that they had </w:t>
      </w:r>
      <w:r w:rsidRPr="3F818C36" w:rsidR="00A55019">
        <w:rPr>
          <w:rFonts w:ascii="Times New Roman" w:hAnsi="Times New Roman" w:cs="Times New Roman"/>
        </w:rPr>
        <w:t xml:space="preserve">managed </w:t>
      </w:r>
      <w:r w:rsidRPr="3F818C36" w:rsidR="007C3A75">
        <w:rPr>
          <w:rFonts w:ascii="Times New Roman" w:hAnsi="Times New Roman" w:cs="Times New Roman"/>
        </w:rPr>
        <w:t>968 million</w:t>
      </w:r>
      <w:r w:rsidRPr="3F818C36" w:rsidR="00A55019">
        <w:rPr>
          <w:rFonts w:ascii="Times New Roman" w:hAnsi="Times New Roman" w:cs="Times New Roman"/>
        </w:rPr>
        <w:t xml:space="preserve"> </w:t>
      </w:r>
      <w:r w:rsidRPr="3F818C36" w:rsidR="001F01B8">
        <w:rPr>
          <w:rFonts w:ascii="Times New Roman" w:hAnsi="Times New Roman" w:cs="Times New Roman"/>
        </w:rPr>
        <w:t>postcards (</w:t>
      </w:r>
      <w:r w:rsidRPr="3F818C36" w:rsidR="00852235">
        <w:rPr>
          <w:rFonts w:ascii="Times New Roman" w:hAnsi="Times New Roman" w:cs="Times New Roman"/>
        </w:rPr>
        <w:t>Meikle</w:t>
      </w:r>
      <w:r w:rsidRPr="3F818C36" w:rsidR="394793D7">
        <w:rPr>
          <w:rFonts w:ascii="Times New Roman" w:hAnsi="Times New Roman" w:cs="Times New Roman"/>
        </w:rPr>
        <w:t xml:space="preserve">, </w:t>
      </w:r>
      <w:r w:rsidRPr="3F818C36" w:rsidR="00852235">
        <w:rPr>
          <w:rFonts w:ascii="Times New Roman" w:hAnsi="Times New Roman" w:cs="Times New Roman"/>
        </w:rPr>
        <w:t>2016).</w:t>
      </w:r>
      <w:r w:rsidRPr="3F818C36" w:rsidR="00F501A3">
        <w:rPr>
          <w:rFonts w:ascii="Times New Roman" w:hAnsi="Times New Roman" w:cs="Times New Roman"/>
        </w:rPr>
        <w:t xml:space="preserve"> </w:t>
      </w:r>
      <w:commentRangeEnd w:id="14"/>
      <w:r w:rsidR="00873EE8">
        <w:rPr>
          <w:rStyle w:val="CommentReference"/>
        </w:rPr>
        <w:commentReference w:id="14"/>
      </w:r>
      <w:r w:rsidRPr="3F818C36" w:rsidR="009F0CD1">
        <w:rPr>
          <w:rFonts w:ascii="Times New Roman" w:hAnsi="Times New Roman" w:cs="Times New Roman"/>
        </w:rPr>
        <w:t>In</w:t>
      </w:r>
      <w:r w:rsidRPr="3F818C36" w:rsidR="001779F9">
        <w:rPr>
          <w:rFonts w:ascii="Times New Roman" w:hAnsi="Times New Roman" w:cs="Times New Roman"/>
        </w:rPr>
        <w:t xml:space="preserve"> terms of profit,</w:t>
      </w:r>
      <w:r w:rsidRPr="3F818C36" w:rsidR="004C0A9F">
        <w:rPr>
          <w:rFonts w:ascii="Times New Roman" w:hAnsi="Times New Roman" w:cs="Times New Roman"/>
        </w:rPr>
        <w:t xml:space="preserve"> i</w:t>
      </w:r>
      <w:r w:rsidRPr="3F818C36" w:rsidR="00F74292">
        <w:rPr>
          <w:rFonts w:ascii="Times New Roman" w:hAnsi="Times New Roman" w:cs="Times New Roman"/>
        </w:rPr>
        <w:t xml:space="preserve">f each postcard was worth </w:t>
      </w:r>
      <w:r w:rsidRPr="3F818C36" w:rsidR="00C52927">
        <w:rPr>
          <w:rFonts w:ascii="Times New Roman" w:hAnsi="Times New Roman" w:cs="Times New Roman"/>
        </w:rPr>
        <w:t>at least one</w:t>
      </w:r>
      <w:r w:rsidRPr="3F818C36" w:rsidR="005A31F0">
        <w:rPr>
          <w:rFonts w:ascii="Times New Roman" w:hAnsi="Times New Roman" w:cs="Times New Roman"/>
        </w:rPr>
        <w:t xml:space="preserve"> </w:t>
      </w:r>
      <w:r w:rsidRPr="3F818C36" w:rsidR="00F74292">
        <w:rPr>
          <w:rFonts w:ascii="Times New Roman" w:hAnsi="Times New Roman" w:cs="Times New Roman"/>
        </w:rPr>
        <w:t xml:space="preserve">cent, then </w:t>
      </w:r>
      <w:r w:rsidRPr="3F818C36" w:rsidR="005C5C49">
        <w:rPr>
          <w:rFonts w:ascii="Times New Roman" w:hAnsi="Times New Roman" w:cs="Times New Roman"/>
        </w:rPr>
        <w:t xml:space="preserve">it seems as </w:t>
      </w:r>
      <w:r w:rsidRPr="3F818C36" w:rsidR="3743E7DC">
        <w:rPr>
          <w:rFonts w:ascii="Times New Roman" w:hAnsi="Times New Roman" w:cs="Times New Roman"/>
        </w:rPr>
        <w:t xml:space="preserve">if </w:t>
      </w:r>
      <w:r w:rsidRPr="3F818C36" w:rsidR="005C5C49">
        <w:rPr>
          <w:rFonts w:ascii="Times New Roman" w:hAnsi="Times New Roman" w:cs="Times New Roman"/>
        </w:rPr>
        <w:t>the</w:t>
      </w:r>
      <w:r w:rsidRPr="3F818C36" w:rsidR="00F74292">
        <w:rPr>
          <w:rFonts w:ascii="Times New Roman" w:hAnsi="Times New Roman" w:cs="Times New Roman"/>
        </w:rPr>
        <w:t xml:space="preserve"> </w:t>
      </w:r>
      <w:r w:rsidRPr="3F818C36" w:rsidR="001779F9">
        <w:rPr>
          <w:rFonts w:ascii="Times New Roman" w:hAnsi="Times New Roman" w:cs="Times New Roman"/>
        </w:rPr>
        <w:t>government</w:t>
      </w:r>
      <w:r w:rsidRPr="3F818C36" w:rsidR="00F74292">
        <w:rPr>
          <w:rFonts w:ascii="Times New Roman" w:hAnsi="Times New Roman" w:cs="Times New Roman"/>
        </w:rPr>
        <w:t xml:space="preserve"> would be making over 9 million dollars </w:t>
      </w:r>
      <w:r w:rsidRPr="3F818C36" w:rsidR="00BA394D">
        <w:rPr>
          <w:rFonts w:ascii="Times New Roman" w:hAnsi="Times New Roman" w:cs="Times New Roman"/>
        </w:rPr>
        <w:t>from</w:t>
      </w:r>
      <w:r w:rsidRPr="3F818C36" w:rsidR="00F74292">
        <w:rPr>
          <w:rFonts w:ascii="Times New Roman" w:hAnsi="Times New Roman" w:cs="Times New Roman"/>
        </w:rPr>
        <w:t xml:space="preserve"> postcards alone. </w:t>
      </w:r>
      <w:r w:rsidRPr="3F818C36" w:rsidR="004C0A9F">
        <w:rPr>
          <w:rFonts w:ascii="Times New Roman" w:hAnsi="Times New Roman" w:cs="Times New Roman"/>
        </w:rPr>
        <w:t xml:space="preserve">For </w:t>
      </w:r>
      <w:r w:rsidRPr="3F818C36" w:rsidR="007013AF">
        <w:rPr>
          <w:rFonts w:ascii="Times New Roman" w:hAnsi="Times New Roman" w:cs="Times New Roman"/>
        </w:rPr>
        <w:t>this very reason</w:t>
      </w:r>
      <w:r w:rsidRPr="3F818C36" w:rsidR="004C0A9F">
        <w:rPr>
          <w:rFonts w:ascii="Times New Roman" w:hAnsi="Times New Roman" w:cs="Times New Roman"/>
        </w:rPr>
        <w:t>,</w:t>
      </w:r>
      <w:r w:rsidRPr="3F818C36" w:rsidR="00B4688C">
        <w:rPr>
          <w:rFonts w:ascii="Times New Roman" w:hAnsi="Times New Roman" w:cs="Times New Roman"/>
        </w:rPr>
        <w:t xml:space="preserve"> the period</w:t>
      </w:r>
      <w:r w:rsidRPr="3F818C36" w:rsidR="001B44C5">
        <w:rPr>
          <w:rFonts w:ascii="Times New Roman" w:hAnsi="Times New Roman" w:cs="Times New Roman"/>
        </w:rPr>
        <w:t xml:space="preserve"> from 1</w:t>
      </w:r>
      <w:r w:rsidRPr="3F818C36" w:rsidR="0059565B">
        <w:rPr>
          <w:rFonts w:ascii="Times New Roman" w:hAnsi="Times New Roman" w:cs="Times New Roman"/>
        </w:rPr>
        <w:t>90</w:t>
      </w:r>
      <w:r w:rsidRPr="3F818C36" w:rsidR="001B44C5">
        <w:rPr>
          <w:rFonts w:ascii="Times New Roman" w:hAnsi="Times New Roman" w:cs="Times New Roman"/>
        </w:rPr>
        <w:t>5-</w:t>
      </w:r>
      <w:r w:rsidRPr="3F818C36" w:rsidR="0059565B">
        <w:rPr>
          <w:rFonts w:ascii="Times New Roman" w:hAnsi="Times New Roman" w:cs="Times New Roman"/>
        </w:rPr>
        <w:t xml:space="preserve">1915 was deemed </w:t>
      </w:r>
      <w:r w:rsidRPr="3F818C36" w:rsidR="001B44C5">
        <w:rPr>
          <w:rFonts w:ascii="Times New Roman" w:hAnsi="Times New Roman" w:cs="Times New Roman"/>
        </w:rPr>
        <w:t xml:space="preserve">as </w:t>
      </w:r>
      <w:r w:rsidRPr="3F818C36" w:rsidR="0059565B">
        <w:rPr>
          <w:rFonts w:ascii="Times New Roman" w:hAnsi="Times New Roman" w:cs="Times New Roman"/>
        </w:rPr>
        <w:t xml:space="preserve">the </w:t>
      </w:r>
      <w:r w:rsidRPr="3F818C36" w:rsidR="001B44C5">
        <w:rPr>
          <w:rFonts w:ascii="Times New Roman" w:hAnsi="Times New Roman" w:cs="Times New Roman"/>
        </w:rPr>
        <w:t>“Golden Age of Postcards” (Fixico</w:t>
      </w:r>
      <w:r w:rsidRPr="3F818C36" w:rsidR="00B4688C">
        <w:rPr>
          <w:rFonts w:ascii="Times New Roman" w:hAnsi="Times New Roman" w:cs="Times New Roman"/>
        </w:rPr>
        <w:t xml:space="preserve"> n.d.</w:t>
      </w:r>
      <w:r w:rsidRPr="3F818C36" w:rsidR="001B44C5">
        <w:rPr>
          <w:rFonts w:ascii="Times New Roman" w:hAnsi="Times New Roman" w:cs="Times New Roman"/>
        </w:rPr>
        <w:t>)</w:t>
      </w:r>
      <w:r w:rsidRPr="3F818C36" w:rsidR="004C0A9F">
        <w:rPr>
          <w:rFonts w:ascii="Times New Roman" w:hAnsi="Times New Roman" w:cs="Times New Roman"/>
        </w:rPr>
        <w:t xml:space="preserve">. </w:t>
      </w:r>
    </w:p>
    <w:p w:rsidRPr="00F40D44" w:rsidR="00451F2C" w:rsidP="00F40D44" w:rsidRDefault="00451F2C" w14:paraId="2EE1362C" w14:textId="4B4A0BB0">
      <w:pPr>
        <w:spacing w:line="480" w:lineRule="auto"/>
        <w:jc w:val="center"/>
        <w:rPr>
          <w:rFonts w:ascii="Times New Roman" w:hAnsi="Times New Roman" w:cs="Times New Roman"/>
        </w:rPr>
      </w:pPr>
      <w:r w:rsidRPr="00451F2C">
        <w:rPr>
          <w:rFonts w:ascii="Times New Roman" w:hAnsi="Times New Roman" w:cs="Times New Roman"/>
          <w:b/>
          <w:bCs/>
        </w:rPr>
        <w:t>Postcards and People</w:t>
      </w:r>
    </w:p>
    <w:p w:rsidR="00BD5273" w:rsidP="00BD5273" w:rsidRDefault="00CA24FB" w14:paraId="75ABCB6E" w14:textId="7D86B0B1">
      <w:pPr>
        <w:spacing w:line="480" w:lineRule="auto"/>
        <w:ind w:firstLine="720"/>
        <w:rPr>
          <w:rFonts w:ascii="Times New Roman" w:hAnsi="Times New Roman" w:cs="Times New Roman"/>
        </w:rPr>
      </w:pPr>
      <w:r w:rsidRPr="3F818C36">
        <w:rPr>
          <w:rFonts w:ascii="Times New Roman" w:hAnsi="Times New Roman" w:cs="Times New Roman"/>
        </w:rPr>
        <w:lastRenderedPageBreak/>
        <w:t>After convers</w:t>
      </w:r>
      <w:r w:rsidRPr="3F818C36" w:rsidR="00537637">
        <w:rPr>
          <w:rFonts w:ascii="Times New Roman" w:hAnsi="Times New Roman" w:cs="Times New Roman"/>
        </w:rPr>
        <w:t>ing</w:t>
      </w:r>
      <w:r w:rsidRPr="3F818C36">
        <w:rPr>
          <w:rFonts w:ascii="Times New Roman" w:hAnsi="Times New Roman" w:cs="Times New Roman"/>
        </w:rPr>
        <w:t xml:space="preserve"> with local Grinnell postcard collectors, it </w:t>
      </w:r>
      <w:r w:rsidRPr="3F818C36" w:rsidR="002C7E5F">
        <w:rPr>
          <w:rFonts w:ascii="Times New Roman" w:hAnsi="Times New Roman" w:cs="Times New Roman"/>
        </w:rPr>
        <w:t>seems</w:t>
      </w:r>
      <w:r w:rsidRPr="3F818C36">
        <w:rPr>
          <w:rFonts w:ascii="Times New Roman" w:hAnsi="Times New Roman" w:cs="Times New Roman"/>
        </w:rPr>
        <w:t xml:space="preserve"> as </w:t>
      </w:r>
      <w:r w:rsidRPr="3F818C36" w:rsidR="7C920F84">
        <w:rPr>
          <w:rFonts w:ascii="Times New Roman" w:hAnsi="Times New Roman" w:cs="Times New Roman"/>
        </w:rPr>
        <w:t>though</w:t>
      </w:r>
      <w:r w:rsidRPr="3F818C36" w:rsidR="002C7E5F">
        <w:rPr>
          <w:rFonts w:ascii="Times New Roman" w:hAnsi="Times New Roman" w:cs="Times New Roman"/>
        </w:rPr>
        <w:t xml:space="preserve"> to them, postcards exist as a </w:t>
      </w:r>
      <w:r w:rsidRPr="3F818C36" w:rsidR="008738CD">
        <w:rPr>
          <w:rFonts w:ascii="Times New Roman" w:hAnsi="Times New Roman" w:cs="Times New Roman"/>
        </w:rPr>
        <w:t xml:space="preserve">type of </w:t>
      </w:r>
      <w:r w:rsidRPr="3F818C36" w:rsidR="00806A61">
        <w:rPr>
          <w:rFonts w:ascii="Times New Roman" w:hAnsi="Times New Roman" w:cs="Times New Roman"/>
        </w:rPr>
        <w:t xml:space="preserve">communication that </w:t>
      </w:r>
      <w:r w:rsidRPr="3F818C36" w:rsidR="008738CD">
        <w:rPr>
          <w:rFonts w:ascii="Times New Roman" w:hAnsi="Times New Roman" w:cs="Times New Roman"/>
        </w:rPr>
        <w:t xml:space="preserve">connected families and friends before motor vehicles ever could. Nowadays, when people receive a postcard, it is the result of someone they know travelling </w:t>
      </w:r>
      <w:r w:rsidRPr="3F818C36" w:rsidR="005B40D2">
        <w:rPr>
          <w:rFonts w:ascii="Times New Roman" w:hAnsi="Times New Roman" w:cs="Times New Roman"/>
        </w:rPr>
        <w:t>and</w:t>
      </w:r>
      <w:r w:rsidRPr="3F818C36" w:rsidR="00DF2D2E">
        <w:rPr>
          <w:rFonts w:ascii="Times New Roman" w:hAnsi="Times New Roman" w:cs="Times New Roman"/>
        </w:rPr>
        <w:t xml:space="preserve"> hav</w:t>
      </w:r>
      <w:r w:rsidRPr="3F818C36" w:rsidR="005B40D2">
        <w:rPr>
          <w:rFonts w:ascii="Times New Roman" w:hAnsi="Times New Roman" w:cs="Times New Roman"/>
        </w:rPr>
        <w:t>ing</w:t>
      </w:r>
      <w:r w:rsidRPr="3F818C36" w:rsidR="00DF2D2E">
        <w:rPr>
          <w:rFonts w:ascii="Times New Roman" w:hAnsi="Times New Roman" w:cs="Times New Roman"/>
        </w:rPr>
        <w:t xml:space="preserve"> the desire to </w:t>
      </w:r>
      <w:r w:rsidRPr="3F818C36" w:rsidR="007856AC">
        <w:rPr>
          <w:rFonts w:ascii="Times New Roman" w:hAnsi="Times New Roman" w:cs="Times New Roman"/>
        </w:rPr>
        <w:t xml:space="preserve">share </w:t>
      </w:r>
      <w:r w:rsidRPr="3F818C36" w:rsidR="002C7E5F">
        <w:rPr>
          <w:rFonts w:ascii="Times New Roman" w:hAnsi="Times New Roman" w:cs="Times New Roman"/>
        </w:rPr>
        <w:t xml:space="preserve">the experience through both words and an image. </w:t>
      </w:r>
      <w:r w:rsidRPr="3F818C36" w:rsidR="0041476F">
        <w:rPr>
          <w:rFonts w:ascii="Times New Roman" w:hAnsi="Times New Roman" w:cs="Times New Roman"/>
        </w:rPr>
        <w:t>This</w:t>
      </w:r>
      <w:r w:rsidRPr="3F818C36" w:rsidR="00DF2D2E">
        <w:rPr>
          <w:rFonts w:ascii="Times New Roman" w:hAnsi="Times New Roman" w:cs="Times New Roman"/>
        </w:rPr>
        <w:t xml:space="preserve"> </w:t>
      </w:r>
      <w:r w:rsidRPr="3F818C36" w:rsidR="007856AC">
        <w:rPr>
          <w:rFonts w:ascii="Times New Roman" w:hAnsi="Times New Roman" w:cs="Times New Roman"/>
        </w:rPr>
        <w:t>usage</w:t>
      </w:r>
      <w:r w:rsidRPr="3F818C36" w:rsidR="00DE494A">
        <w:rPr>
          <w:rFonts w:ascii="Times New Roman" w:hAnsi="Times New Roman" w:cs="Times New Roman"/>
        </w:rPr>
        <w:t xml:space="preserve"> </w:t>
      </w:r>
      <w:r w:rsidRPr="3F818C36" w:rsidR="004B6E4A">
        <w:rPr>
          <w:rFonts w:ascii="Times New Roman" w:hAnsi="Times New Roman" w:cs="Times New Roman"/>
        </w:rPr>
        <w:t xml:space="preserve">seems as though a shift from the </w:t>
      </w:r>
      <w:r w:rsidRPr="3F818C36" w:rsidR="0075604E">
        <w:rPr>
          <w:rFonts w:ascii="Times New Roman" w:hAnsi="Times New Roman" w:cs="Times New Roman"/>
        </w:rPr>
        <w:t xml:space="preserve">1800’s </w:t>
      </w:r>
      <w:r w:rsidRPr="3F818C36" w:rsidR="004B6E4A">
        <w:rPr>
          <w:rFonts w:ascii="Times New Roman" w:hAnsi="Times New Roman" w:cs="Times New Roman"/>
        </w:rPr>
        <w:t>advertising phase</w:t>
      </w:r>
      <w:r w:rsidRPr="3F818C36" w:rsidR="00374AC2">
        <w:rPr>
          <w:rFonts w:ascii="Times New Roman" w:hAnsi="Times New Roman" w:cs="Times New Roman"/>
        </w:rPr>
        <w:t xml:space="preserve">, </w:t>
      </w:r>
      <w:commentRangeStart w:id="15"/>
      <w:r w:rsidRPr="3F818C36" w:rsidR="007856AC">
        <w:rPr>
          <w:rFonts w:ascii="Times New Roman" w:hAnsi="Times New Roman" w:cs="Times New Roman"/>
        </w:rPr>
        <w:t>transform</w:t>
      </w:r>
      <w:r w:rsidRPr="3F818C36" w:rsidR="00374AC2">
        <w:rPr>
          <w:rFonts w:ascii="Times New Roman" w:hAnsi="Times New Roman" w:cs="Times New Roman"/>
        </w:rPr>
        <w:t>ing</w:t>
      </w:r>
      <w:r w:rsidRPr="3F818C36" w:rsidR="007856AC">
        <w:rPr>
          <w:rFonts w:ascii="Times New Roman" w:hAnsi="Times New Roman" w:cs="Times New Roman"/>
        </w:rPr>
        <w:t xml:space="preserve"> postcards into a vacation-oriented contemporary phenomenon.</w:t>
      </w:r>
      <w:commentRangeEnd w:id="15"/>
      <w:r w:rsidR="00873EE8">
        <w:rPr>
          <w:rStyle w:val="CommentReference"/>
        </w:rPr>
        <w:commentReference w:id="15"/>
      </w:r>
    </w:p>
    <w:p w:rsidR="0054428F" w:rsidP="009F0173" w:rsidRDefault="001E0052" w14:paraId="5C600454" w14:textId="6CCCEB5F">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B8C4F26" wp14:editId="06A94B76">
            <wp:simplePos x="0" y="0"/>
            <wp:positionH relativeFrom="column">
              <wp:posOffset>-545285</wp:posOffset>
            </wp:positionH>
            <wp:positionV relativeFrom="paragraph">
              <wp:posOffset>2442210</wp:posOffset>
            </wp:positionV>
            <wp:extent cx="2499360" cy="1578610"/>
            <wp:effectExtent l="0" t="0" r="254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60" cy="1578610"/>
                    </a:xfrm>
                    <a:prstGeom prst="rect">
                      <a:avLst/>
                    </a:prstGeom>
                  </pic:spPr>
                </pic:pic>
              </a:graphicData>
            </a:graphic>
            <wp14:sizeRelH relativeFrom="page">
              <wp14:pctWidth>0</wp14:pctWidth>
            </wp14:sizeRelH>
            <wp14:sizeRelV relativeFrom="page">
              <wp14:pctHeight>0</wp14:pctHeight>
            </wp14:sizeRelV>
          </wp:anchor>
        </w:drawing>
      </w:r>
      <w:r w:rsidR="002E6401">
        <w:rPr>
          <w:rFonts w:ascii="Times New Roman" w:hAnsi="Times New Roman" w:cs="Times New Roman"/>
        </w:rPr>
        <w:t xml:space="preserve">During </w:t>
      </w:r>
      <w:r w:rsidR="00C9431A">
        <w:rPr>
          <w:rFonts w:ascii="Times New Roman" w:hAnsi="Times New Roman" w:cs="Times New Roman"/>
        </w:rPr>
        <w:t>times</w:t>
      </w:r>
      <w:r w:rsidR="002E6401">
        <w:rPr>
          <w:rFonts w:ascii="Times New Roman" w:hAnsi="Times New Roman" w:cs="Times New Roman"/>
        </w:rPr>
        <w:t xml:space="preserve"> when</w:t>
      </w:r>
      <w:r w:rsidR="00A776C6">
        <w:rPr>
          <w:rFonts w:ascii="Times New Roman" w:hAnsi="Times New Roman" w:cs="Times New Roman"/>
        </w:rPr>
        <w:t xml:space="preserve"> travelling</w:t>
      </w:r>
      <w:r w:rsidR="002E6401">
        <w:rPr>
          <w:rFonts w:ascii="Times New Roman" w:hAnsi="Times New Roman" w:cs="Times New Roman"/>
        </w:rPr>
        <w:t xml:space="preserve"> </w:t>
      </w:r>
      <w:r w:rsidR="00A776C6">
        <w:rPr>
          <w:rFonts w:ascii="Times New Roman" w:hAnsi="Times New Roman" w:cs="Times New Roman"/>
        </w:rPr>
        <w:t xml:space="preserve">was </w:t>
      </w:r>
      <w:r w:rsidR="002E6401">
        <w:rPr>
          <w:rFonts w:ascii="Times New Roman" w:hAnsi="Times New Roman" w:cs="Times New Roman"/>
        </w:rPr>
        <w:t>not common-place,</w:t>
      </w:r>
      <w:r w:rsidR="00A776C6">
        <w:rPr>
          <w:rFonts w:ascii="Times New Roman" w:hAnsi="Times New Roman" w:cs="Times New Roman"/>
        </w:rPr>
        <w:t xml:space="preserve"> </w:t>
      </w:r>
      <w:r w:rsidR="00356FDA">
        <w:rPr>
          <w:rFonts w:ascii="Times New Roman" w:hAnsi="Times New Roman" w:cs="Times New Roman"/>
        </w:rPr>
        <w:t xml:space="preserve">people used the United States Postal Service to send letters or postcards to those whom they wanted to contact. </w:t>
      </w:r>
      <w:r w:rsidR="00925D9A">
        <w:rPr>
          <w:rFonts w:ascii="Times New Roman" w:hAnsi="Times New Roman" w:cs="Times New Roman"/>
        </w:rPr>
        <w:t>For th</w:t>
      </w:r>
      <w:r w:rsidR="00872428">
        <w:rPr>
          <w:rFonts w:ascii="Times New Roman" w:hAnsi="Times New Roman" w:cs="Times New Roman"/>
        </w:rPr>
        <w:t>ese</w:t>
      </w:r>
      <w:r w:rsidR="00925D9A">
        <w:rPr>
          <w:rFonts w:ascii="Times New Roman" w:hAnsi="Times New Roman" w:cs="Times New Roman"/>
        </w:rPr>
        <w:t xml:space="preserve"> reason</w:t>
      </w:r>
      <w:r w:rsidR="00872428">
        <w:rPr>
          <w:rFonts w:ascii="Times New Roman" w:hAnsi="Times New Roman" w:cs="Times New Roman"/>
        </w:rPr>
        <w:t>s</w:t>
      </w:r>
      <w:r w:rsidR="00925D9A">
        <w:rPr>
          <w:rFonts w:ascii="Times New Roman" w:hAnsi="Times New Roman" w:cs="Times New Roman"/>
        </w:rPr>
        <w:t>, p</w:t>
      </w:r>
      <w:r w:rsidR="00AF275E">
        <w:rPr>
          <w:rFonts w:ascii="Times New Roman" w:hAnsi="Times New Roman" w:cs="Times New Roman"/>
        </w:rPr>
        <w:t xml:space="preserve">ostcards took on a variety of meanings, providing the flexibility needed to communicate messages of various importance. Cards containing well-wishes, holiday greetings, baby announcements, or even news of a death were all avenues in which the postcard predominately operated. What made these sorts of mail better than letters, you might ask? The answer lies in the obvious: the picture. </w:t>
      </w:r>
    </w:p>
    <w:p w:rsidR="006B70AC" w:rsidP="00FF77CC" w:rsidRDefault="003B6462" w14:paraId="6EFFB3C1" w14:textId="1FD53B5E">
      <w:pPr>
        <w:spacing w:line="480" w:lineRule="auto"/>
        <w:ind w:firstLine="720"/>
        <w:rPr>
          <w:rFonts w:ascii="Times New Roman" w:hAnsi="Times New Roman" w:cs="Times New Roman"/>
        </w:rPr>
      </w:pPr>
      <w:commentRangeStart w:id="16"/>
      <w:r>
        <w:rPr>
          <w:rFonts w:ascii="Times New Roman" w:hAnsi="Times New Roman" w:cs="Times New Roman"/>
        </w:rPr>
        <w:t xml:space="preserve">The front of a postcard, the part that </w:t>
      </w:r>
      <w:r w:rsidR="0041004D">
        <w:rPr>
          <w:rFonts w:ascii="Times New Roman" w:hAnsi="Times New Roman" w:cs="Times New Roman"/>
        </w:rPr>
        <w:t xml:space="preserve">attracts your </w:t>
      </w:r>
      <w:r w:rsidR="002347BB">
        <w:rPr>
          <w:rFonts w:ascii="Times New Roman" w:hAnsi="Times New Roman" w:cs="Times New Roman"/>
        </w:rPr>
        <w:t>eyes</w:t>
      </w:r>
      <w:r w:rsidR="00C2731A">
        <w:rPr>
          <w:rFonts w:ascii="Times New Roman" w:hAnsi="Times New Roman" w:cs="Times New Roman"/>
        </w:rPr>
        <w:t>,</w:t>
      </w:r>
      <w:r>
        <w:rPr>
          <w:rFonts w:ascii="Times New Roman" w:hAnsi="Times New Roman" w:cs="Times New Roman"/>
        </w:rPr>
        <w:t xml:space="preserve"> is what </w:t>
      </w:r>
      <w:r w:rsidR="00B07721">
        <w:rPr>
          <w:rFonts w:ascii="Times New Roman" w:hAnsi="Times New Roman" w:cs="Times New Roman"/>
        </w:rPr>
        <w:t xml:space="preserve">people told me makes these cards so </w:t>
      </w:r>
      <w:r w:rsidR="002347BB">
        <w:rPr>
          <w:rFonts w:ascii="Times New Roman" w:hAnsi="Times New Roman" w:cs="Times New Roman"/>
        </w:rPr>
        <w:t>connective</w:t>
      </w:r>
      <w:r w:rsidR="00925D9A">
        <w:rPr>
          <w:rFonts w:ascii="Times New Roman" w:hAnsi="Times New Roman" w:cs="Times New Roman"/>
        </w:rPr>
        <w:t xml:space="preserve"> </w:t>
      </w:r>
      <w:r w:rsidR="00B07721">
        <w:rPr>
          <w:rFonts w:ascii="Times New Roman" w:hAnsi="Times New Roman" w:cs="Times New Roman"/>
        </w:rPr>
        <w:t>for them</w:t>
      </w:r>
      <w:r w:rsidR="001E0052">
        <w:rPr>
          <w:rFonts w:ascii="Times New Roman" w:hAnsi="Times New Roman" w:cs="Times New Roman"/>
        </w:rPr>
        <w:t>.</w:t>
      </w:r>
      <w:r w:rsidR="009F0173">
        <w:rPr>
          <w:rFonts w:ascii="Times New Roman" w:hAnsi="Times New Roman" w:cs="Times New Roman"/>
        </w:rPr>
        <w:t xml:space="preserve"> </w:t>
      </w:r>
      <w:r>
        <w:rPr>
          <w:rFonts w:ascii="Times New Roman" w:hAnsi="Times New Roman" w:cs="Times New Roman"/>
        </w:rPr>
        <w:t>But during th</w:t>
      </w:r>
      <w:r w:rsidR="008F708F">
        <w:rPr>
          <w:rFonts w:ascii="Times New Roman" w:hAnsi="Times New Roman" w:cs="Times New Roman"/>
        </w:rPr>
        <w:t>e height consumption of postcards</w:t>
      </w:r>
      <w:r>
        <w:rPr>
          <w:rFonts w:ascii="Times New Roman" w:hAnsi="Times New Roman" w:cs="Times New Roman"/>
        </w:rPr>
        <w:t xml:space="preserve">, there was something special about being able to share a photograph </w:t>
      </w:r>
      <w:r w:rsidR="00B9322B">
        <w:rPr>
          <w:rFonts w:ascii="Times New Roman" w:hAnsi="Times New Roman" w:cs="Times New Roman"/>
        </w:rPr>
        <w:t>alongside a</w:t>
      </w:r>
      <w:r w:rsidR="00877AB1">
        <w:rPr>
          <w:rFonts w:ascii="Times New Roman" w:hAnsi="Times New Roman" w:cs="Times New Roman"/>
        </w:rPr>
        <w:t xml:space="preserve"> personalized message</w:t>
      </w:r>
      <w:r w:rsidR="00387206">
        <w:rPr>
          <w:rFonts w:ascii="Times New Roman" w:hAnsi="Times New Roman" w:cs="Times New Roman"/>
        </w:rPr>
        <w:t>: the images placed a</w:t>
      </w:r>
      <w:r w:rsidR="00402821">
        <w:rPr>
          <w:rFonts w:ascii="Times New Roman" w:hAnsi="Times New Roman" w:cs="Times New Roman"/>
        </w:rPr>
        <w:t xml:space="preserve"> picture </w:t>
      </w:r>
      <w:r w:rsidR="00387206">
        <w:rPr>
          <w:rFonts w:ascii="Times New Roman" w:hAnsi="Times New Roman" w:cs="Times New Roman"/>
        </w:rPr>
        <w:t xml:space="preserve">in your head, one that </w:t>
      </w:r>
      <w:r w:rsidR="00CB706C">
        <w:rPr>
          <w:rFonts w:ascii="Times New Roman" w:hAnsi="Times New Roman" w:cs="Times New Roman"/>
        </w:rPr>
        <w:t xml:space="preserve">you didn’t have to conjure up </w:t>
      </w:r>
      <w:r w:rsidR="00402821">
        <w:rPr>
          <w:rFonts w:ascii="Times New Roman" w:hAnsi="Times New Roman" w:cs="Times New Roman"/>
        </w:rPr>
        <w:t xml:space="preserve">through your imagination while </w:t>
      </w:r>
      <w:r w:rsidR="00CB706C">
        <w:rPr>
          <w:rFonts w:ascii="Times New Roman" w:hAnsi="Times New Roman" w:cs="Times New Roman"/>
        </w:rPr>
        <w:t>reading</w:t>
      </w:r>
      <w:r w:rsidR="00402821">
        <w:rPr>
          <w:rFonts w:ascii="Times New Roman" w:hAnsi="Times New Roman" w:cs="Times New Roman"/>
        </w:rPr>
        <w:t xml:space="preserve">. </w:t>
      </w:r>
      <w:r w:rsidR="0032334A">
        <w:rPr>
          <w:rFonts w:ascii="Times New Roman" w:hAnsi="Times New Roman" w:cs="Times New Roman"/>
        </w:rPr>
        <w:t xml:space="preserve">In other words, postcards </w:t>
      </w:r>
      <w:r w:rsidR="00CB2CE7">
        <w:rPr>
          <w:rFonts w:ascii="Times New Roman" w:hAnsi="Times New Roman" w:cs="Times New Roman"/>
        </w:rPr>
        <w:t xml:space="preserve">morphed from </w:t>
      </w:r>
      <w:r w:rsidR="00937AF4">
        <w:rPr>
          <w:rFonts w:ascii="Times New Roman" w:hAnsi="Times New Roman" w:cs="Times New Roman"/>
        </w:rPr>
        <w:t xml:space="preserve">an avenue of </w:t>
      </w:r>
      <w:r w:rsidR="00CB2CE7">
        <w:rPr>
          <w:rFonts w:ascii="Times New Roman" w:hAnsi="Times New Roman" w:cs="Times New Roman"/>
        </w:rPr>
        <w:t>advertisement</w:t>
      </w:r>
      <w:r w:rsidR="00937AF4">
        <w:rPr>
          <w:rFonts w:ascii="Times New Roman" w:hAnsi="Times New Roman" w:cs="Times New Roman"/>
        </w:rPr>
        <w:t>s</w:t>
      </w:r>
      <w:r w:rsidR="00CB2CE7">
        <w:rPr>
          <w:rFonts w:ascii="Times New Roman" w:hAnsi="Times New Roman" w:cs="Times New Roman"/>
        </w:rPr>
        <w:t xml:space="preserve"> to</w:t>
      </w:r>
      <w:r w:rsidR="0032334A">
        <w:rPr>
          <w:rFonts w:ascii="Times New Roman" w:hAnsi="Times New Roman" w:cs="Times New Roman"/>
        </w:rPr>
        <w:t xml:space="preserve"> a form of </w:t>
      </w:r>
      <w:r w:rsidR="00CB2CE7">
        <w:rPr>
          <w:rFonts w:ascii="Times New Roman" w:hAnsi="Times New Roman" w:cs="Times New Roman"/>
        </w:rPr>
        <w:t>mobile e</w:t>
      </w:r>
      <w:r w:rsidR="0032334A">
        <w:rPr>
          <w:rFonts w:ascii="Times New Roman" w:hAnsi="Times New Roman" w:cs="Times New Roman"/>
        </w:rPr>
        <w:t xml:space="preserve">ntertainment </w:t>
      </w:r>
      <w:r w:rsidR="00FF77CC">
        <w:rPr>
          <w:rFonts w:ascii="Times New Roman" w:hAnsi="Times New Roman" w:cs="Times New Roman"/>
        </w:rPr>
        <w:t xml:space="preserve">that people </w:t>
      </w:r>
      <w:r w:rsidR="009F0173">
        <w:rPr>
          <w:rFonts w:ascii="Times New Roman" w:hAnsi="Times New Roman" w:cs="Times New Roman"/>
        </w:rPr>
        <w:t xml:space="preserve">could </w:t>
      </w:r>
      <w:del w:author="Htoo Sang, Paul Chan" w:date="2023-04-17T17:08:00Z" w:id="17">
        <w:r w:rsidDel="00873EE8" w:rsidR="00937AF4">
          <w:rPr>
            <w:rFonts w:ascii="Times New Roman" w:hAnsi="Times New Roman" w:cs="Times New Roman"/>
          </w:rPr>
          <w:delText xml:space="preserve">actually </w:delText>
        </w:r>
        <w:r w:rsidDel="00873EE8" w:rsidR="000C5CDA">
          <w:rPr>
            <w:rFonts w:ascii="Times New Roman" w:hAnsi="Times New Roman" w:cs="Times New Roman"/>
          </w:rPr>
          <w:delText>enjo</w:delText>
        </w:r>
        <w:r w:rsidDel="00873EE8" w:rsidR="009F0173">
          <w:rPr>
            <w:rFonts w:ascii="Times New Roman" w:hAnsi="Times New Roman" w:cs="Times New Roman"/>
          </w:rPr>
          <w:delText>y</w:delText>
        </w:r>
      </w:del>
      <w:ins w:author="Htoo Sang, Paul Chan" w:date="2023-04-17T17:08:00Z" w:id="18">
        <w:r w:rsidR="00873EE8">
          <w:rPr>
            <w:rFonts w:ascii="Times New Roman" w:hAnsi="Times New Roman" w:cs="Times New Roman"/>
          </w:rPr>
          <w:t>enjoy</w:t>
        </w:r>
      </w:ins>
      <w:r w:rsidR="000C5CDA">
        <w:rPr>
          <w:rFonts w:ascii="Times New Roman" w:hAnsi="Times New Roman" w:cs="Times New Roman"/>
        </w:rPr>
        <w:t xml:space="preserve"> looking at</w:t>
      </w:r>
      <w:r w:rsidR="00FF77CC">
        <w:rPr>
          <w:rFonts w:ascii="Times New Roman" w:hAnsi="Times New Roman" w:cs="Times New Roman"/>
        </w:rPr>
        <w:t xml:space="preserve">. </w:t>
      </w:r>
      <w:commentRangeEnd w:id="16"/>
      <w:r w:rsidR="00873EE8">
        <w:rPr>
          <w:rStyle w:val="CommentReference"/>
        </w:rPr>
        <w:commentReference w:id="16"/>
      </w:r>
      <w:commentRangeStart w:id="19"/>
      <w:r w:rsidR="00FF77CC">
        <w:rPr>
          <w:rFonts w:ascii="Times New Roman" w:hAnsi="Times New Roman" w:cs="Times New Roman"/>
        </w:rPr>
        <w:t xml:space="preserve">In </w:t>
      </w:r>
      <w:r w:rsidR="00A973E2">
        <w:rPr>
          <w:rFonts w:ascii="Times New Roman" w:hAnsi="Times New Roman" w:cs="Times New Roman"/>
        </w:rPr>
        <w:t>thinking of</w:t>
      </w:r>
      <w:r w:rsidR="00FF77CC">
        <w:rPr>
          <w:rFonts w:ascii="Times New Roman" w:hAnsi="Times New Roman" w:cs="Times New Roman"/>
        </w:rPr>
        <w:t xml:space="preserve"> postcards</w:t>
      </w:r>
      <w:r w:rsidR="00A973E2">
        <w:rPr>
          <w:rFonts w:ascii="Times New Roman" w:hAnsi="Times New Roman" w:cs="Times New Roman"/>
        </w:rPr>
        <w:t xml:space="preserve"> as entertainment,</w:t>
      </w:r>
      <w:r w:rsidR="00FF77CC">
        <w:rPr>
          <w:rFonts w:ascii="Times New Roman" w:hAnsi="Times New Roman" w:cs="Times New Roman"/>
        </w:rPr>
        <w:t xml:space="preserve"> though, it is important to note th</w:t>
      </w:r>
      <w:r w:rsidR="00CC35F1">
        <w:rPr>
          <w:rFonts w:ascii="Times New Roman" w:hAnsi="Times New Roman" w:cs="Times New Roman"/>
        </w:rPr>
        <w:t>e</w:t>
      </w:r>
      <w:r w:rsidR="00FF77CC">
        <w:rPr>
          <w:rFonts w:ascii="Times New Roman" w:hAnsi="Times New Roman" w:cs="Times New Roman"/>
        </w:rPr>
        <w:t xml:space="preserve"> </w:t>
      </w:r>
      <w:r w:rsidR="00CC35F1">
        <w:rPr>
          <w:rFonts w:ascii="Times New Roman" w:hAnsi="Times New Roman" w:cs="Times New Roman"/>
        </w:rPr>
        <w:t>‘who’</w:t>
      </w:r>
      <w:r w:rsidR="00FF77CC">
        <w:rPr>
          <w:rFonts w:ascii="Times New Roman" w:hAnsi="Times New Roman" w:cs="Times New Roman"/>
        </w:rPr>
        <w:t xml:space="preserve"> in the</w:t>
      </w:r>
      <w:r w:rsidR="00282B00">
        <w:rPr>
          <w:rFonts w:ascii="Times New Roman" w:hAnsi="Times New Roman" w:cs="Times New Roman"/>
        </w:rPr>
        <w:t>se</w:t>
      </w:r>
      <w:r w:rsidR="00FF77CC">
        <w:rPr>
          <w:rFonts w:ascii="Times New Roman" w:hAnsi="Times New Roman" w:cs="Times New Roman"/>
        </w:rPr>
        <w:t xml:space="preserve"> scenarios. Who was buying the</w:t>
      </w:r>
      <w:r w:rsidR="00423CC0">
        <w:rPr>
          <w:rFonts w:ascii="Times New Roman" w:hAnsi="Times New Roman" w:cs="Times New Roman"/>
        </w:rPr>
        <w:t>se</w:t>
      </w:r>
      <w:r w:rsidR="00FF77CC">
        <w:rPr>
          <w:rFonts w:ascii="Times New Roman" w:hAnsi="Times New Roman" w:cs="Times New Roman"/>
        </w:rPr>
        <w:t xml:space="preserve"> pictures and whose picture was being </w:t>
      </w:r>
      <w:r w:rsidR="00CC35F1">
        <w:rPr>
          <w:rFonts w:ascii="Times New Roman" w:hAnsi="Times New Roman" w:cs="Times New Roman"/>
        </w:rPr>
        <w:t>bought?</w:t>
      </w:r>
      <w:r w:rsidR="00FF77CC">
        <w:rPr>
          <w:rFonts w:ascii="Times New Roman" w:hAnsi="Times New Roman" w:cs="Times New Roman"/>
        </w:rPr>
        <w:t xml:space="preserve"> </w:t>
      </w:r>
      <w:commentRangeEnd w:id="19"/>
      <w:r w:rsidR="00873EE8">
        <w:rPr>
          <w:rStyle w:val="CommentReference"/>
        </w:rPr>
        <w:commentReference w:id="19"/>
      </w:r>
    </w:p>
    <w:p w:rsidRPr="00B75682" w:rsidR="00BF790D" w:rsidP="007B0BBC" w:rsidRDefault="00B75682" w14:paraId="6BFEEFEB" w14:textId="31CCF510">
      <w:pPr>
        <w:spacing w:line="480" w:lineRule="auto"/>
        <w:jc w:val="center"/>
        <w:rPr>
          <w:rFonts w:ascii="Times New Roman" w:hAnsi="Times New Roman" w:cs="Times New Roman"/>
          <w:b/>
          <w:bCs/>
        </w:rPr>
      </w:pPr>
      <w:r>
        <w:rPr>
          <w:rFonts w:ascii="Times New Roman" w:hAnsi="Times New Roman" w:cs="Times New Roman"/>
          <w:b/>
          <w:bCs/>
        </w:rPr>
        <w:lastRenderedPageBreak/>
        <w:t>Depictions of Native Americans</w:t>
      </w:r>
      <w:r w:rsidRPr="00B75682" w:rsidR="00BF790D">
        <w:rPr>
          <w:rFonts w:ascii="Times New Roman" w:hAnsi="Times New Roman" w:cs="Times New Roman"/>
          <w:b/>
          <w:bCs/>
        </w:rPr>
        <w:t xml:space="preserve"> on Postcards</w:t>
      </w:r>
    </w:p>
    <w:p w:rsidR="00E947D9" w:rsidP="00122265" w:rsidRDefault="007B0BBC" w14:paraId="46BBC352" w14:textId="20523B78">
      <w:pPr>
        <w:spacing w:line="480" w:lineRule="auto"/>
        <w:ind w:firstLine="720"/>
        <w:rPr>
          <w:rFonts w:ascii="Times New Roman" w:hAnsi="Times New Roman" w:cs="Times New Roman"/>
        </w:rPr>
      </w:pPr>
      <w:r>
        <w:rPr>
          <w:rFonts w:ascii="Times New Roman" w:hAnsi="Times New Roman" w:cs="Times New Roman"/>
        </w:rPr>
        <w:t>While postcards seem to be a</w:t>
      </w:r>
      <w:r w:rsidR="005B4F21">
        <w:rPr>
          <w:rFonts w:ascii="Times New Roman" w:hAnsi="Times New Roman" w:cs="Times New Roman"/>
        </w:rPr>
        <w:t xml:space="preserve"> hobby that individuals can engage </w:t>
      </w:r>
      <w:del w:author="Htoo Sang, Paul Chan" w:date="2023-04-17T17:11:00Z" w:id="20">
        <w:r w:rsidDel="00E84134" w:rsidR="005B4F21">
          <w:rPr>
            <w:rFonts w:ascii="Times New Roman" w:hAnsi="Times New Roman" w:cs="Times New Roman"/>
          </w:rPr>
          <w:delText>with</w:delText>
        </w:r>
      </w:del>
      <w:ins w:author="Htoo Sang, Paul Chan" w:date="2023-04-17T17:11:00Z" w:id="21">
        <w:r w:rsidR="00E84134">
          <w:rPr>
            <w:rFonts w:ascii="Times New Roman" w:hAnsi="Times New Roman" w:cs="Times New Roman"/>
          </w:rPr>
          <w:t>in</w:t>
        </w:r>
      </w:ins>
      <w:r w:rsidR="005B4F21">
        <w:rPr>
          <w:rFonts w:ascii="Times New Roman" w:hAnsi="Times New Roman" w:cs="Times New Roman"/>
        </w:rPr>
        <w:t xml:space="preserve"> as </w:t>
      </w:r>
      <w:r w:rsidR="00685B7D">
        <w:rPr>
          <w:rFonts w:ascii="Times New Roman" w:hAnsi="Times New Roman" w:cs="Times New Roman"/>
        </w:rPr>
        <w:t xml:space="preserve">a form of </w:t>
      </w:r>
      <w:r w:rsidR="005B4F21">
        <w:rPr>
          <w:rFonts w:ascii="Times New Roman" w:hAnsi="Times New Roman" w:cs="Times New Roman"/>
        </w:rPr>
        <w:t>leisure</w:t>
      </w:r>
      <w:r w:rsidR="003342D6">
        <w:rPr>
          <w:rFonts w:ascii="Times New Roman" w:hAnsi="Times New Roman" w:cs="Times New Roman"/>
        </w:rPr>
        <w:t xml:space="preserve"> in</w:t>
      </w:r>
      <w:r w:rsidR="005B4F21">
        <w:rPr>
          <w:rFonts w:ascii="Times New Roman" w:hAnsi="Times New Roman" w:cs="Times New Roman"/>
        </w:rPr>
        <w:t xml:space="preserve"> </w:t>
      </w:r>
      <w:r>
        <w:rPr>
          <w:rFonts w:ascii="Times New Roman" w:hAnsi="Times New Roman" w:cs="Times New Roman"/>
        </w:rPr>
        <w:t xml:space="preserve">a contemporary context, </w:t>
      </w:r>
      <w:r w:rsidR="00282B00">
        <w:rPr>
          <w:rFonts w:ascii="Times New Roman" w:hAnsi="Times New Roman" w:cs="Times New Roman"/>
        </w:rPr>
        <w:t xml:space="preserve">specific </w:t>
      </w:r>
      <w:r w:rsidR="003342D6">
        <w:rPr>
          <w:rFonts w:ascii="Times New Roman" w:hAnsi="Times New Roman" w:cs="Times New Roman"/>
        </w:rPr>
        <w:t xml:space="preserve">cards from </w:t>
      </w:r>
      <w:r w:rsidR="00DC002F">
        <w:rPr>
          <w:rFonts w:ascii="Times New Roman" w:hAnsi="Times New Roman" w:cs="Times New Roman"/>
        </w:rPr>
        <w:t>twentieth</w:t>
      </w:r>
      <w:r w:rsidR="0086001E">
        <w:rPr>
          <w:rFonts w:ascii="Times New Roman" w:hAnsi="Times New Roman" w:cs="Times New Roman"/>
        </w:rPr>
        <w:t>-</w:t>
      </w:r>
      <w:r w:rsidR="003342D6">
        <w:rPr>
          <w:rFonts w:ascii="Times New Roman" w:hAnsi="Times New Roman" w:cs="Times New Roman"/>
        </w:rPr>
        <w:t>centur</w:t>
      </w:r>
      <w:r w:rsidR="00DC002F">
        <w:rPr>
          <w:rFonts w:ascii="Times New Roman" w:hAnsi="Times New Roman" w:cs="Times New Roman"/>
        </w:rPr>
        <w:t>y</w:t>
      </w:r>
      <w:r w:rsidR="00B774D7">
        <w:rPr>
          <w:rFonts w:ascii="Times New Roman" w:hAnsi="Times New Roman" w:cs="Times New Roman"/>
        </w:rPr>
        <w:t xml:space="preserve"> Oklahoma </w:t>
      </w:r>
      <w:r w:rsidR="001916AC">
        <w:rPr>
          <w:rFonts w:ascii="Times New Roman" w:hAnsi="Times New Roman" w:cs="Times New Roman"/>
        </w:rPr>
        <w:t xml:space="preserve">cannot </w:t>
      </w:r>
      <w:r w:rsidR="00657FFD">
        <w:rPr>
          <w:rFonts w:ascii="Times New Roman" w:hAnsi="Times New Roman" w:cs="Times New Roman"/>
        </w:rPr>
        <w:t xml:space="preserve">and should not </w:t>
      </w:r>
      <w:r w:rsidR="001916AC">
        <w:rPr>
          <w:rFonts w:ascii="Times New Roman" w:hAnsi="Times New Roman" w:cs="Times New Roman"/>
        </w:rPr>
        <w:t>be seen as</w:t>
      </w:r>
      <w:r w:rsidR="00972DF2">
        <w:rPr>
          <w:rFonts w:ascii="Times New Roman" w:hAnsi="Times New Roman" w:cs="Times New Roman"/>
        </w:rPr>
        <w:t xml:space="preserve"> sharing</w:t>
      </w:r>
      <w:r w:rsidR="00685B7D">
        <w:rPr>
          <w:rFonts w:ascii="Times New Roman" w:hAnsi="Times New Roman" w:cs="Times New Roman"/>
        </w:rPr>
        <w:t xml:space="preserve"> this same privilege</w:t>
      </w:r>
      <w:r w:rsidR="001916AC">
        <w:rPr>
          <w:rFonts w:ascii="Times New Roman" w:hAnsi="Times New Roman" w:cs="Times New Roman"/>
        </w:rPr>
        <w:t xml:space="preserve">. </w:t>
      </w:r>
      <w:commentRangeStart w:id="22"/>
      <w:r w:rsidR="00680753">
        <w:rPr>
          <w:rFonts w:ascii="Times New Roman" w:hAnsi="Times New Roman" w:cs="Times New Roman"/>
        </w:rPr>
        <w:t xml:space="preserve">Where </w:t>
      </w:r>
      <w:r w:rsidR="001916AC">
        <w:rPr>
          <w:rFonts w:ascii="Times New Roman" w:hAnsi="Times New Roman" w:cs="Times New Roman"/>
        </w:rPr>
        <w:t xml:space="preserve">these </w:t>
      </w:r>
      <w:r w:rsidR="00680753">
        <w:rPr>
          <w:rFonts w:ascii="Times New Roman" w:hAnsi="Times New Roman" w:cs="Times New Roman"/>
        </w:rPr>
        <w:t xml:space="preserve">postcards </w:t>
      </w:r>
      <w:r w:rsidR="005F07B7">
        <w:rPr>
          <w:rFonts w:ascii="Times New Roman" w:hAnsi="Times New Roman" w:cs="Times New Roman"/>
        </w:rPr>
        <w:t xml:space="preserve">disembark from the realm of </w:t>
      </w:r>
      <w:r w:rsidR="00561781">
        <w:rPr>
          <w:rFonts w:ascii="Times New Roman" w:hAnsi="Times New Roman" w:cs="Times New Roman"/>
        </w:rPr>
        <w:t>acceptable</w:t>
      </w:r>
      <w:r w:rsidR="00CE49B9">
        <w:rPr>
          <w:rFonts w:ascii="Times New Roman" w:hAnsi="Times New Roman" w:cs="Times New Roman"/>
        </w:rPr>
        <w:t xml:space="preserve"> </w:t>
      </w:r>
      <w:r w:rsidR="005F07B7">
        <w:rPr>
          <w:rFonts w:ascii="Times New Roman" w:hAnsi="Times New Roman" w:cs="Times New Roman"/>
        </w:rPr>
        <w:t>entertainment</w:t>
      </w:r>
      <w:r w:rsidR="00680753">
        <w:rPr>
          <w:rFonts w:ascii="Times New Roman" w:hAnsi="Times New Roman" w:cs="Times New Roman"/>
        </w:rPr>
        <w:t xml:space="preserve"> </w:t>
      </w:r>
      <w:r w:rsidR="00777DEC">
        <w:rPr>
          <w:rFonts w:ascii="Times New Roman" w:hAnsi="Times New Roman" w:cs="Times New Roman"/>
        </w:rPr>
        <w:t>is</w:t>
      </w:r>
      <w:r w:rsidR="00E21E38">
        <w:rPr>
          <w:rFonts w:ascii="Times New Roman" w:hAnsi="Times New Roman" w:cs="Times New Roman"/>
        </w:rPr>
        <w:t xml:space="preserve"> </w:t>
      </w:r>
      <w:r w:rsidR="00680753">
        <w:rPr>
          <w:rFonts w:ascii="Times New Roman" w:hAnsi="Times New Roman" w:cs="Times New Roman"/>
        </w:rPr>
        <w:t>when they appropriate</w:t>
      </w:r>
      <w:r w:rsidR="00E81237">
        <w:rPr>
          <w:rFonts w:ascii="Times New Roman" w:hAnsi="Times New Roman" w:cs="Times New Roman"/>
        </w:rPr>
        <w:t xml:space="preserve"> </w:t>
      </w:r>
      <w:r w:rsidR="000C6B83">
        <w:rPr>
          <w:rFonts w:ascii="Times New Roman" w:hAnsi="Times New Roman" w:cs="Times New Roman"/>
        </w:rPr>
        <w:t>images</w:t>
      </w:r>
      <w:r w:rsidR="00E21E38">
        <w:rPr>
          <w:rFonts w:ascii="Times New Roman" w:hAnsi="Times New Roman" w:cs="Times New Roman"/>
        </w:rPr>
        <w:t xml:space="preserve"> </w:t>
      </w:r>
      <w:r w:rsidR="00D71A33">
        <w:rPr>
          <w:rFonts w:ascii="Times New Roman" w:hAnsi="Times New Roman" w:cs="Times New Roman"/>
        </w:rPr>
        <w:t>of Native Americans</w:t>
      </w:r>
      <w:r w:rsidR="004F27B5">
        <w:rPr>
          <w:rFonts w:ascii="Times New Roman" w:hAnsi="Times New Roman" w:cs="Times New Roman"/>
        </w:rPr>
        <w:t xml:space="preserve"> </w:t>
      </w:r>
      <w:r w:rsidR="00C805E4">
        <w:rPr>
          <w:rFonts w:ascii="Times New Roman" w:hAnsi="Times New Roman" w:cs="Times New Roman"/>
        </w:rPr>
        <w:t xml:space="preserve">with the intention to </w:t>
      </w:r>
      <w:r w:rsidR="004F27B5">
        <w:rPr>
          <w:rFonts w:ascii="Times New Roman" w:hAnsi="Times New Roman" w:cs="Times New Roman"/>
        </w:rPr>
        <w:t>benefit the United States government</w:t>
      </w:r>
      <w:r w:rsidR="003E5673">
        <w:rPr>
          <w:rFonts w:ascii="Times New Roman" w:hAnsi="Times New Roman" w:cs="Times New Roman"/>
        </w:rPr>
        <w:t xml:space="preserve"> </w:t>
      </w:r>
      <w:r w:rsidR="005860EB">
        <w:rPr>
          <w:rFonts w:ascii="Times New Roman" w:hAnsi="Times New Roman" w:cs="Times New Roman"/>
        </w:rPr>
        <w:t>as well as to disadvantage</w:t>
      </w:r>
      <w:r w:rsidR="003E5673">
        <w:rPr>
          <w:rFonts w:ascii="Times New Roman" w:hAnsi="Times New Roman" w:cs="Times New Roman"/>
        </w:rPr>
        <w:t xml:space="preserve"> </w:t>
      </w:r>
      <w:r w:rsidR="005860EB">
        <w:rPr>
          <w:rFonts w:ascii="Times New Roman" w:hAnsi="Times New Roman" w:cs="Times New Roman"/>
        </w:rPr>
        <w:t>the people who were being photographed</w:t>
      </w:r>
      <w:r w:rsidR="00D71A33">
        <w:rPr>
          <w:rFonts w:ascii="Times New Roman" w:hAnsi="Times New Roman" w:cs="Times New Roman"/>
        </w:rPr>
        <w:t>.</w:t>
      </w:r>
      <w:commentRangeEnd w:id="22"/>
      <w:r w:rsidR="00E84134">
        <w:rPr>
          <w:rStyle w:val="CommentReference"/>
        </w:rPr>
        <w:commentReference w:id="22"/>
      </w:r>
      <w:r w:rsidR="000C6B83">
        <w:rPr>
          <w:rFonts w:ascii="Times New Roman" w:hAnsi="Times New Roman" w:cs="Times New Roman"/>
        </w:rPr>
        <w:t xml:space="preserve"> </w:t>
      </w:r>
      <w:r w:rsidR="004603F3">
        <w:rPr>
          <w:rFonts w:ascii="Times New Roman" w:hAnsi="Times New Roman" w:cs="Times New Roman"/>
        </w:rPr>
        <w:t xml:space="preserve">Of these </w:t>
      </w:r>
      <w:r w:rsidR="006B52A5">
        <w:rPr>
          <w:rFonts w:ascii="Times New Roman" w:hAnsi="Times New Roman" w:cs="Times New Roman"/>
        </w:rPr>
        <w:t>multiple</w:t>
      </w:r>
      <w:r w:rsidR="002E11E9">
        <w:rPr>
          <w:rFonts w:ascii="Times New Roman" w:hAnsi="Times New Roman" w:cs="Times New Roman"/>
        </w:rPr>
        <w:t xml:space="preserve"> </w:t>
      </w:r>
      <w:r w:rsidR="00DA4A7F">
        <w:rPr>
          <w:rFonts w:ascii="Times New Roman" w:hAnsi="Times New Roman" w:cs="Times New Roman"/>
        </w:rPr>
        <w:t xml:space="preserve">forms of </w:t>
      </w:r>
      <w:r w:rsidR="00A84DD0">
        <w:rPr>
          <w:rFonts w:ascii="Times New Roman" w:hAnsi="Times New Roman" w:cs="Times New Roman"/>
        </w:rPr>
        <w:t>exploi</w:t>
      </w:r>
      <w:r w:rsidR="00DA4A7F">
        <w:rPr>
          <w:rFonts w:ascii="Times New Roman" w:hAnsi="Times New Roman" w:cs="Times New Roman"/>
        </w:rPr>
        <w:t>tation</w:t>
      </w:r>
      <w:r w:rsidR="004603F3">
        <w:rPr>
          <w:rFonts w:ascii="Times New Roman" w:hAnsi="Times New Roman" w:cs="Times New Roman"/>
        </w:rPr>
        <w:t>, three of which</w:t>
      </w:r>
      <w:r w:rsidR="00DA4A7F">
        <w:rPr>
          <w:rFonts w:ascii="Times New Roman" w:hAnsi="Times New Roman" w:cs="Times New Roman"/>
        </w:rPr>
        <w:t xml:space="preserve"> </w:t>
      </w:r>
      <w:r w:rsidR="004603F3">
        <w:rPr>
          <w:rFonts w:ascii="Times New Roman" w:hAnsi="Times New Roman" w:cs="Times New Roman"/>
        </w:rPr>
        <w:t xml:space="preserve">can be most clearly seen through the images on three </w:t>
      </w:r>
      <w:r w:rsidR="00F34893">
        <w:rPr>
          <w:rFonts w:ascii="Times New Roman" w:hAnsi="Times New Roman" w:cs="Times New Roman"/>
        </w:rPr>
        <w:t>separate</w:t>
      </w:r>
      <w:r w:rsidR="004603F3">
        <w:rPr>
          <w:rFonts w:ascii="Times New Roman" w:hAnsi="Times New Roman" w:cs="Times New Roman"/>
        </w:rPr>
        <w:t xml:space="preserve"> postcards. </w:t>
      </w:r>
      <w:commentRangeStart w:id="23"/>
      <w:r w:rsidR="004603F3">
        <w:rPr>
          <w:rFonts w:ascii="Times New Roman" w:hAnsi="Times New Roman" w:cs="Times New Roman"/>
        </w:rPr>
        <w:t xml:space="preserve">These </w:t>
      </w:r>
      <w:r w:rsidR="008A669B">
        <w:rPr>
          <w:rFonts w:ascii="Times New Roman" w:hAnsi="Times New Roman" w:cs="Times New Roman"/>
        </w:rPr>
        <w:t>types of misuse</w:t>
      </w:r>
      <w:r w:rsidR="004603F3">
        <w:rPr>
          <w:rFonts w:ascii="Times New Roman" w:hAnsi="Times New Roman" w:cs="Times New Roman"/>
        </w:rPr>
        <w:t xml:space="preserve"> </w:t>
      </w:r>
      <w:r w:rsidR="00DA4A7F">
        <w:rPr>
          <w:rFonts w:ascii="Times New Roman" w:hAnsi="Times New Roman" w:cs="Times New Roman"/>
        </w:rPr>
        <w:t xml:space="preserve">include </w:t>
      </w:r>
      <w:r w:rsidR="00C40849">
        <w:rPr>
          <w:rFonts w:ascii="Times New Roman" w:hAnsi="Times New Roman" w:cs="Times New Roman"/>
        </w:rPr>
        <w:t>the utilization of</w:t>
      </w:r>
      <w:r w:rsidR="00DA4A7F">
        <w:rPr>
          <w:rFonts w:ascii="Times New Roman" w:hAnsi="Times New Roman" w:cs="Times New Roman"/>
        </w:rPr>
        <w:t xml:space="preserve"> images of Native people</w:t>
      </w:r>
      <w:r w:rsidR="00F82B8E">
        <w:rPr>
          <w:rFonts w:ascii="Times New Roman" w:hAnsi="Times New Roman" w:cs="Times New Roman"/>
        </w:rPr>
        <w:t xml:space="preserve"> </w:t>
      </w:r>
      <w:del w:author="Htoo Sang, Paul Chan" w:date="2023-04-17T17:14:00Z" w:id="24">
        <w:r w:rsidDel="00E84134" w:rsidR="00DA4A7F">
          <w:rPr>
            <w:rFonts w:ascii="Times New Roman" w:hAnsi="Times New Roman" w:cs="Times New Roman"/>
          </w:rPr>
          <w:delText>as a</w:delText>
        </w:r>
        <w:r w:rsidDel="00E84134" w:rsidR="0056034B">
          <w:rPr>
            <w:rFonts w:ascii="Times New Roman" w:hAnsi="Times New Roman" w:cs="Times New Roman"/>
          </w:rPr>
          <w:delText xml:space="preserve"> </w:delText>
        </w:r>
        <w:r w:rsidDel="00E84134" w:rsidR="00A84DD0">
          <w:rPr>
            <w:rFonts w:ascii="Times New Roman" w:hAnsi="Times New Roman" w:cs="Times New Roman"/>
          </w:rPr>
          <w:delText xml:space="preserve">means </w:delText>
        </w:r>
        <w:r w:rsidDel="00E84134" w:rsidR="00801071">
          <w:rPr>
            <w:rFonts w:ascii="Times New Roman" w:hAnsi="Times New Roman" w:cs="Times New Roman"/>
          </w:rPr>
          <w:delText>to</w:delText>
        </w:r>
      </w:del>
      <w:ins w:author="Htoo Sang, Paul Chan" w:date="2023-04-17T17:14:00Z" w:id="25">
        <w:r w:rsidR="00E84134">
          <w:rPr>
            <w:rFonts w:ascii="Times New Roman" w:hAnsi="Times New Roman" w:cs="Times New Roman"/>
          </w:rPr>
          <w:t>to</w:t>
        </w:r>
      </w:ins>
      <w:r w:rsidR="00801071">
        <w:rPr>
          <w:rFonts w:ascii="Times New Roman" w:hAnsi="Times New Roman" w:cs="Times New Roman"/>
        </w:rPr>
        <w:t xml:space="preserve"> </w:t>
      </w:r>
      <w:r w:rsidR="00B22C43">
        <w:rPr>
          <w:rFonts w:ascii="Times New Roman" w:hAnsi="Times New Roman" w:cs="Times New Roman"/>
        </w:rPr>
        <w:t xml:space="preserve">stimulate economic advancement, to promote an aura of erasure of individual tribes, or </w:t>
      </w:r>
      <w:r w:rsidR="00C376B0">
        <w:rPr>
          <w:rFonts w:ascii="Times New Roman" w:hAnsi="Times New Roman" w:cs="Times New Roman"/>
        </w:rPr>
        <w:t xml:space="preserve">to </w:t>
      </w:r>
      <w:r w:rsidR="00801071">
        <w:rPr>
          <w:rFonts w:ascii="Times New Roman" w:hAnsi="Times New Roman" w:cs="Times New Roman"/>
        </w:rPr>
        <w:t>further stereotypes instituted through the white gaze</w:t>
      </w:r>
      <w:r w:rsidR="006130E3">
        <w:rPr>
          <w:rFonts w:ascii="Times New Roman" w:hAnsi="Times New Roman" w:cs="Times New Roman"/>
        </w:rPr>
        <w:t>.</w:t>
      </w:r>
      <w:commentRangeEnd w:id="23"/>
      <w:r w:rsidR="00E84134">
        <w:rPr>
          <w:rStyle w:val="CommentReference"/>
        </w:rPr>
        <w:commentReference w:id="23"/>
      </w:r>
      <w:r w:rsidR="00AA6AA6">
        <w:rPr>
          <w:rFonts w:ascii="Times New Roman" w:hAnsi="Times New Roman" w:cs="Times New Roman"/>
        </w:rPr>
        <w:t xml:space="preserve"> </w:t>
      </w:r>
      <w:r w:rsidR="00441F6D">
        <w:rPr>
          <w:rFonts w:ascii="Times New Roman" w:hAnsi="Times New Roman" w:cs="Times New Roman"/>
        </w:rPr>
        <w:t>These themes surrounding the</w:t>
      </w:r>
      <w:r w:rsidR="00D02516">
        <w:rPr>
          <w:rFonts w:ascii="Times New Roman" w:hAnsi="Times New Roman" w:cs="Times New Roman"/>
        </w:rPr>
        <w:t xml:space="preserve"> use of such images </w:t>
      </w:r>
      <w:r w:rsidR="00106C66">
        <w:rPr>
          <w:rFonts w:ascii="Times New Roman" w:hAnsi="Times New Roman" w:cs="Times New Roman"/>
        </w:rPr>
        <w:t xml:space="preserve">are </w:t>
      </w:r>
      <w:r w:rsidR="00441F6D">
        <w:rPr>
          <w:rFonts w:ascii="Times New Roman" w:hAnsi="Times New Roman" w:cs="Times New Roman"/>
        </w:rPr>
        <w:t xml:space="preserve">exacerbated by a postcard’s </w:t>
      </w:r>
      <w:r w:rsidR="006130E3">
        <w:rPr>
          <w:rFonts w:ascii="Times New Roman" w:hAnsi="Times New Roman" w:cs="Times New Roman"/>
        </w:rPr>
        <w:t xml:space="preserve">familiar </w:t>
      </w:r>
      <w:r w:rsidR="00561781">
        <w:rPr>
          <w:rFonts w:ascii="Times New Roman" w:hAnsi="Times New Roman" w:cs="Times New Roman"/>
        </w:rPr>
        <w:t xml:space="preserve">goal to provide </w:t>
      </w:r>
      <w:r w:rsidR="0086510B">
        <w:rPr>
          <w:rFonts w:ascii="Times New Roman" w:hAnsi="Times New Roman" w:cs="Times New Roman"/>
        </w:rPr>
        <w:t xml:space="preserve">an </w:t>
      </w:r>
      <w:r w:rsidR="00561781">
        <w:rPr>
          <w:rFonts w:ascii="Times New Roman" w:hAnsi="Times New Roman" w:cs="Times New Roman"/>
        </w:rPr>
        <w:t>entertainment</w:t>
      </w:r>
      <w:r w:rsidR="0055295C">
        <w:rPr>
          <w:rFonts w:ascii="Times New Roman" w:hAnsi="Times New Roman" w:cs="Times New Roman"/>
        </w:rPr>
        <w:t xml:space="preserve"> </w:t>
      </w:r>
      <w:r w:rsidR="0086510B">
        <w:rPr>
          <w:rFonts w:ascii="Times New Roman" w:hAnsi="Times New Roman" w:cs="Times New Roman"/>
        </w:rPr>
        <w:t xml:space="preserve">product </w:t>
      </w:r>
      <w:r w:rsidR="0055295C">
        <w:rPr>
          <w:rFonts w:ascii="Times New Roman" w:hAnsi="Times New Roman" w:cs="Times New Roman"/>
        </w:rPr>
        <w:t>for the American public</w:t>
      </w:r>
      <w:r w:rsidR="00561781">
        <w:rPr>
          <w:rFonts w:ascii="Times New Roman" w:hAnsi="Times New Roman" w:cs="Times New Roman"/>
        </w:rPr>
        <w:t xml:space="preserve">. </w:t>
      </w:r>
      <w:r w:rsidR="00B774D7">
        <w:rPr>
          <w:rFonts w:ascii="Times New Roman" w:hAnsi="Times New Roman" w:cs="Times New Roman"/>
        </w:rPr>
        <w:t>Whilst o</w:t>
      </w:r>
      <w:r w:rsidR="00E947D9">
        <w:rPr>
          <w:rFonts w:ascii="Times New Roman" w:hAnsi="Times New Roman" w:cs="Times New Roman"/>
        </w:rPr>
        <w:t>ther postcard</w:t>
      </w:r>
      <w:r w:rsidR="006F1D5A">
        <w:rPr>
          <w:rFonts w:ascii="Times New Roman" w:hAnsi="Times New Roman" w:cs="Times New Roman"/>
        </w:rPr>
        <w:t>s</w:t>
      </w:r>
      <w:r w:rsidR="00E947D9">
        <w:rPr>
          <w:rFonts w:ascii="Times New Roman" w:hAnsi="Times New Roman" w:cs="Times New Roman"/>
        </w:rPr>
        <w:t xml:space="preserve"> from the</w:t>
      </w:r>
      <w:r w:rsidR="006F1D5A">
        <w:rPr>
          <w:rFonts w:ascii="Times New Roman" w:hAnsi="Times New Roman" w:cs="Times New Roman"/>
        </w:rPr>
        <w:t xml:space="preserve">se </w:t>
      </w:r>
      <w:r w:rsidR="00E947D9">
        <w:rPr>
          <w:rFonts w:ascii="Times New Roman" w:hAnsi="Times New Roman" w:cs="Times New Roman"/>
        </w:rPr>
        <w:t xml:space="preserve">archives </w:t>
      </w:r>
      <w:r w:rsidR="0032498F">
        <w:rPr>
          <w:rFonts w:ascii="Times New Roman" w:hAnsi="Times New Roman" w:cs="Times New Roman"/>
        </w:rPr>
        <w:t>includ</w:t>
      </w:r>
      <w:r w:rsidR="00CC1251">
        <w:rPr>
          <w:rFonts w:ascii="Times New Roman" w:hAnsi="Times New Roman" w:cs="Times New Roman"/>
        </w:rPr>
        <w:t>e</w:t>
      </w:r>
      <w:r w:rsidR="00E947D9">
        <w:rPr>
          <w:rFonts w:ascii="Times New Roman" w:hAnsi="Times New Roman" w:cs="Times New Roman"/>
        </w:rPr>
        <w:t xml:space="preserve"> photos of </w:t>
      </w:r>
      <w:r w:rsidR="00CC1251">
        <w:rPr>
          <w:rFonts w:ascii="Times New Roman" w:hAnsi="Times New Roman" w:cs="Times New Roman"/>
        </w:rPr>
        <w:t xml:space="preserve">historical </w:t>
      </w:r>
      <w:r w:rsidR="00E947D9">
        <w:rPr>
          <w:rFonts w:ascii="Times New Roman" w:hAnsi="Times New Roman" w:cs="Times New Roman"/>
        </w:rPr>
        <w:t>buildings</w:t>
      </w:r>
      <w:r w:rsidR="00CC1251">
        <w:rPr>
          <w:rFonts w:ascii="Times New Roman" w:hAnsi="Times New Roman" w:cs="Times New Roman"/>
        </w:rPr>
        <w:t xml:space="preserve"> or scenes found in nature, </w:t>
      </w:r>
      <w:r w:rsidR="00B774D7">
        <w:rPr>
          <w:rFonts w:ascii="Times New Roman" w:hAnsi="Times New Roman" w:cs="Times New Roman"/>
        </w:rPr>
        <w:t xml:space="preserve">these three postcards </w:t>
      </w:r>
      <w:r w:rsidR="008C2AD1">
        <w:rPr>
          <w:rFonts w:ascii="Times New Roman" w:hAnsi="Times New Roman" w:cs="Times New Roman"/>
        </w:rPr>
        <w:t xml:space="preserve">question where the </w:t>
      </w:r>
      <w:r w:rsidR="00122265">
        <w:rPr>
          <w:rFonts w:ascii="Times New Roman" w:hAnsi="Times New Roman" w:cs="Times New Roman"/>
        </w:rPr>
        <w:t>line should be drawn</w:t>
      </w:r>
      <w:r w:rsidR="00B774D7">
        <w:rPr>
          <w:rFonts w:ascii="Times New Roman" w:hAnsi="Times New Roman" w:cs="Times New Roman"/>
        </w:rPr>
        <w:t xml:space="preserve"> between </w:t>
      </w:r>
      <w:r w:rsidR="008C2AD1">
        <w:rPr>
          <w:rFonts w:ascii="Times New Roman" w:hAnsi="Times New Roman" w:cs="Times New Roman"/>
        </w:rPr>
        <w:t xml:space="preserve">entertainment and exploitation. </w:t>
      </w:r>
      <w:commentRangeStart w:id="26"/>
      <w:r w:rsidR="00CC1251">
        <w:rPr>
          <w:rFonts w:ascii="Times New Roman" w:hAnsi="Times New Roman" w:cs="Times New Roman"/>
        </w:rPr>
        <w:t xml:space="preserve">The depictions of Native Americans on these postcards </w:t>
      </w:r>
      <w:r w:rsidR="00E947D9">
        <w:rPr>
          <w:rFonts w:ascii="Times New Roman" w:hAnsi="Times New Roman" w:cs="Times New Roman"/>
        </w:rPr>
        <w:t>contribute</w:t>
      </w:r>
      <w:r w:rsidR="00CC1251">
        <w:rPr>
          <w:rFonts w:ascii="Times New Roman" w:hAnsi="Times New Roman" w:cs="Times New Roman"/>
        </w:rPr>
        <w:t xml:space="preserve"> </w:t>
      </w:r>
      <w:r w:rsidR="00E947D9">
        <w:rPr>
          <w:rFonts w:ascii="Times New Roman" w:hAnsi="Times New Roman" w:cs="Times New Roman"/>
        </w:rPr>
        <w:t xml:space="preserve">to the idea that Native people were seen as </w:t>
      </w:r>
      <w:r w:rsidR="0032498F">
        <w:rPr>
          <w:rFonts w:ascii="Times New Roman" w:hAnsi="Times New Roman" w:cs="Times New Roman"/>
        </w:rPr>
        <w:t>comparable to things such as a building</w:t>
      </w:r>
      <w:r w:rsidR="0061057B">
        <w:rPr>
          <w:rFonts w:ascii="Times New Roman" w:hAnsi="Times New Roman" w:cs="Times New Roman"/>
        </w:rPr>
        <w:t>:</w:t>
      </w:r>
      <w:r w:rsidR="0032498F">
        <w:rPr>
          <w:rFonts w:ascii="Times New Roman" w:hAnsi="Times New Roman" w:cs="Times New Roman"/>
        </w:rPr>
        <w:t xml:space="preserve"> objects meant to be looked at. </w:t>
      </w:r>
      <w:commentRangeEnd w:id="26"/>
      <w:r w:rsidR="009F6992">
        <w:rPr>
          <w:rStyle w:val="CommentReference"/>
        </w:rPr>
        <w:commentReference w:id="26"/>
      </w:r>
    </w:p>
    <w:p w:rsidR="00801071" w:rsidP="00CD3D4F" w:rsidRDefault="00485F62" w14:paraId="17EAFC73" w14:textId="7E731442">
      <w:pPr>
        <w:spacing w:line="480" w:lineRule="auto"/>
        <w:ind w:firstLine="720"/>
        <w:rPr>
          <w:rFonts w:ascii="Times New Roman" w:hAnsi="Times New Roman" w:cs="Times New Roman"/>
        </w:rPr>
      </w:pPr>
      <w:r w:rsidRPr="3F818C36">
        <w:rPr>
          <w:rFonts w:ascii="Times New Roman" w:hAnsi="Times New Roman" w:cs="Times New Roman"/>
        </w:rPr>
        <w:t xml:space="preserve"> </w:t>
      </w:r>
      <w:r w:rsidRPr="3F818C36" w:rsidR="7F245566">
        <w:rPr>
          <w:rFonts w:ascii="Times New Roman" w:hAnsi="Times New Roman" w:cs="Times New Roman"/>
        </w:rPr>
        <w:t>To</w:t>
      </w:r>
      <w:r w:rsidRPr="3F818C36" w:rsidR="00CF00EE">
        <w:rPr>
          <w:rFonts w:ascii="Times New Roman" w:hAnsi="Times New Roman" w:cs="Times New Roman"/>
        </w:rPr>
        <w:t xml:space="preserve"> </w:t>
      </w:r>
      <w:r w:rsidRPr="3F818C36" w:rsidR="003E166C">
        <w:rPr>
          <w:rFonts w:ascii="Times New Roman" w:hAnsi="Times New Roman" w:cs="Times New Roman"/>
        </w:rPr>
        <w:t>understand</w:t>
      </w:r>
      <w:r w:rsidRPr="3F818C36" w:rsidR="00CF00EE">
        <w:rPr>
          <w:rFonts w:ascii="Times New Roman" w:hAnsi="Times New Roman" w:cs="Times New Roman"/>
        </w:rPr>
        <w:t xml:space="preserve"> the </w:t>
      </w:r>
      <w:r w:rsidRPr="3F818C36" w:rsidR="003E166C">
        <w:rPr>
          <w:rFonts w:ascii="Times New Roman" w:hAnsi="Times New Roman" w:cs="Times New Roman"/>
        </w:rPr>
        <w:t xml:space="preserve">context surrounding these cards, one must </w:t>
      </w:r>
      <w:r w:rsidRPr="3F818C36" w:rsidR="00801071">
        <w:rPr>
          <w:rFonts w:ascii="Times New Roman" w:hAnsi="Times New Roman" w:cs="Times New Roman"/>
        </w:rPr>
        <w:t>comprehend</w:t>
      </w:r>
      <w:r w:rsidRPr="3F818C36" w:rsidR="003E166C">
        <w:rPr>
          <w:rFonts w:ascii="Times New Roman" w:hAnsi="Times New Roman" w:cs="Times New Roman"/>
        </w:rPr>
        <w:t xml:space="preserve"> the </w:t>
      </w:r>
      <w:r w:rsidRPr="3F818C36">
        <w:rPr>
          <w:rFonts w:ascii="Times New Roman" w:hAnsi="Times New Roman" w:cs="Times New Roman"/>
        </w:rPr>
        <w:t xml:space="preserve">history of </w:t>
      </w:r>
      <w:r w:rsidRPr="3F818C36" w:rsidR="00EB478F">
        <w:rPr>
          <w:rFonts w:ascii="Times New Roman" w:hAnsi="Times New Roman" w:cs="Times New Roman"/>
        </w:rPr>
        <w:t xml:space="preserve">how </w:t>
      </w:r>
      <w:r w:rsidRPr="3F818C36" w:rsidR="00CF4E72">
        <w:rPr>
          <w:rFonts w:ascii="Times New Roman" w:hAnsi="Times New Roman" w:cs="Times New Roman"/>
        </w:rPr>
        <w:t>some tribes, who were not native to this part of North America,</w:t>
      </w:r>
      <w:r w:rsidRPr="3F818C36">
        <w:rPr>
          <w:rFonts w:ascii="Times New Roman" w:hAnsi="Times New Roman" w:cs="Times New Roman"/>
        </w:rPr>
        <w:t xml:space="preserve"> </w:t>
      </w:r>
      <w:r w:rsidRPr="3F818C36" w:rsidR="008A6E6A">
        <w:rPr>
          <w:rFonts w:ascii="Times New Roman" w:hAnsi="Times New Roman" w:cs="Times New Roman"/>
        </w:rPr>
        <w:t>came to</w:t>
      </w:r>
      <w:r w:rsidRPr="3F818C36" w:rsidR="00F470EA">
        <w:rPr>
          <w:rFonts w:ascii="Times New Roman" w:hAnsi="Times New Roman" w:cs="Times New Roman"/>
        </w:rPr>
        <w:t xml:space="preserve"> resi</w:t>
      </w:r>
      <w:r w:rsidRPr="3F818C36" w:rsidR="008A6E6A">
        <w:rPr>
          <w:rFonts w:ascii="Times New Roman" w:hAnsi="Times New Roman" w:cs="Times New Roman"/>
        </w:rPr>
        <w:t>de</w:t>
      </w:r>
      <w:r w:rsidRPr="3F818C36" w:rsidR="00AB0394">
        <w:rPr>
          <w:rFonts w:ascii="Times New Roman" w:hAnsi="Times New Roman" w:cs="Times New Roman"/>
        </w:rPr>
        <w:t xml:space="preserve"> </w:t>
      </w:r>
      <w:r w:rsidRPr="3F818C36">
        <w:rPr>
          <w:rFonts w:ascii="Times New Roman" w:hAnsi="Times New Roman" w:cs="Times New Roman"/>
        </w:rPr>
        <w:t>in Oklahoma</w:t>
      </w:r>
      <w:r w:rsidRPr="3F818C36" w:rsidR="00801071">
        <w:rPr>
          <w:rFonts w:ascii="Times New Roman" w:hAnsi="Times New Roman" w:cs="Times New Roman"/>
        </w:rPr>
        <w:t>. Th</w:t>
      </w:r>
      <w:r w:rsidRPr="3F818C36" w:rsidR="000858B9">
        <w:rPr>
          <w:rFonts w:ascii="Times New Roman" w:hAnsi="Times New Roman" w:cs="Times New Roman"/>
        </w:rPr>
        <w:t>e relationship of indigenous people and Oklahoma</w:t>
      </w:r>
      <w:r w:rsidRPr="3F818C36" w:rsidR="00801071">
        <w:rPr>
          <w:rFonts w:ascii="Times New Roman" w:hAnsi="Times New Roman" w:cs="Times New Roman"/>
        </w:rPr>
        <w:t>, in turn,</w:t>
      </w:r>
      <w:r w:rsidRPr="3F818C36">
        <w:rPr>
          <w:rFonts w:ascii="Times New Roman" w:hAnsi="Times New Roman" w:cs="Times New Roman"/>
        </w:rPr>
        <w:t xml:space="preserve"> </w:t>
      </w:r>
      <w:r w:rsidRPr="3F818C36" w:rsidR="00F81ABA">
        <w:rPr>
          <w:rFonts w:ascii="Times New Roman" w:hAnsi="Times New Roman" w:cs="Times New Roman"/>
        </w:rPr>
        <w:t xml:space="preserve">further </w:t>
      </w:r>
      <w:r w:rsidRPr="3F818C36" w:rsidR="00EB478F">
        <w:rPr>
          <w:rFonts w:ascii="Times New Roman" w:hAnsi="Times New Roman" w:cs="Times New Roman"/>
        </w:rPr>
        <w:t>irritate</w:t>
      </w:r>
      <w:r w:rsidRPr="3F818C36" w:rsidR="003526C2">
        <w:rPr>
          <w:rFonts w:ascii="Times New Roman" w:hAnsi="Times New Roman" w:cs="Times New Roman"/>
        </w:rPr>
        <w:t>s</w:t>
      </w:r>
      <w:r w:rsidRPr="3F818C36" w:rsidR="00801071">
        <w:rPr>
          <w:rFonts w:ascii="Times New Roman" w:hAnsi="Times New Roman" w:cs="Times New Roman"/>
        </w:rPr>
        <w:t xml:space="preserve"> </w:t>
      </w:r>
      <w:r w:rsidRPr="3F818C36" w:rsidR="00D87D50">
        <w:rPr>
          <w:rFonts w:ascii="Times New Roman" w:hAnsi="Times New Roman" w:cs="Times New Roman"/>
        </w:rPr>
        <w:t xml:space="preserve">postcard’s </w:t>
      </w:r>
      <w:r w:rsidRPr="3F818C36" w:rsidR="00AB0394">
        <w:rPr>
          <w:rFonts w:ascii="Times New Roman" w:hAnsi="Times New Roman" w:cs="Times New Roman"/>
        </w:rPr>
        <w:t xml:space="preserve">colonialist </w:t>
      </w:r>
      <w:r w:rsidRPr="3F818C36" w:rsidR="00EB478F">
        <w:rPr>
          <w:rFonts w:ascii="Times New Roman" w:hAnsi="Times New Roman" w:cs="Times New Roman"/>
        </w:rPr>
        <w:t xml:space="preserve">capitalizations on indigenous </w:t>
      </w:r>
      <w:r w:rsidRPr="3F818C36" w:rsidR="00AB0394">
        <w:rPr>
          <w:rFonts w:ascii="Times New Roman" w:hAnsi="Times New Roman" w:cs="Times New Roman"/>
        </w:rPr>
        <w:t xml:space="preserve">trauma. </w:t>
      </w:r>
    </w:p>
    <w:p w:rsidR="00280598" w:rsidP="00CF00EE" w:rsidRDefault="00CF4E72" w14:paraId="7439254F" w14:textId="706C61BD">
      <w:pPr>
        <w:spacing w:line="480" w:lineRule="auto"/>
        <w:ind w:firstLine="720"/>
        <w:rPr>
          <w:rFonts w:ascii="Times New Roman" w:hAnsi="Times New Roman" w:cs="Times New Roman"/>
        </w:rPr>
      </w:pPr>
      <w:r w:rsidRPr="3F818C36">
        <w:rPr>
          <w:rFonts w:ascii="Times New Roman" w:hAnsi="Times New Roman" w:cs="Times New Roman"/>
        </w:rPr>
        <w:t xml:space="preserve">When Andrew Johnson signed the </w:t>
      </w:r>
      <w:r w:rsidRPr="3F818C36" w:rsidR="0086656E">
        <w:rPr>
          <w:rFonts w:ascii="Times New Roman" w:hAnsi="Times New Roman" w:cs="Times New Roman"/>
        </w:rPr>
        <w:t>Indian Removal Act of 1830, “some 60,000 Native Americans were forced westward into ‘Indian Territory’</w:t>
      </w:r>
      <w:r w:rsidRPr="3F818C36" w:rsidR="004858E0">
        <w:rPr>
          <w:rFonts w:ascii="Times New Roman" w:hAnsi="Times New Roman" w:cs="Times New Roman"/>
        </w:rPr>
        <w:t>”</w:t>
      </w:r>
      <w:r w:rsidRPr="3F818C36" w:rsidR="007C52B7">
        <w:rPr>
          <w:rFonts w:ascii="Times New Roman" w:hAnsi="Times New Roman" w:cs="Times New Roman"/>
        </w:rPr>
        <w:t xml:space="preserve"> </w:t>
      </w:r>
      <w:r w:rsidRPr="3F818C36" w:rsidR="0086656E">
        <w:rPr>
          <w:rFonts w:ascii="Times New Roman" w:hAnsi="Times New Roman" w:cs="Times New Roman"/>
        </w:rPr>
        <w:t>(</w:t>
      </w:r>
      <w:r w:rsidRPr="3F818C36" w:rsidR="00B97605">
        <w:rPr>
          <w:rFonts w:ascii="Times New Roman" w:hAnsi="Times New Roman" w:cs="Times New Roman"/>
          <w:i/>
          <w:iCs/>
        </w:rPr>
        <w:t xml:space="preserve">Andrew Johnson signs the Indian </w:t>
      </w:r>
      <w:r w:rsidRPr="3F818C36" w:rsidR="00B97605">
        <w:rPr>
          <w:rFonts w:ascii="Times New Roman" w:hAnsi="Times New Roman" w:cs="Times New Roman"/>
          <w:i/>
          <w:iCs/>
        </w:rPr>
        <w:lastRenderedPageBreak/>
        <w:t>Removal Act into law</w:t>
      </w:r>
      <w:r w:rsidRPr="3F818C36" w:rsidR="0CEB1C1C">
        <w:rPr>
          <w:rFonts w:ascii="Times New Roman" w:hAnsi="Times New Roman" w:cs="Times New Roman"/>
        </w:rPr>
        <w:t>,</w:t>
      </w:r>
      <w:r w:rsidRPr="3F818C36" w:rsidR="00B97605">
        <w:rPr>
          <w:rFonts w:ascii="Times New Roman" w:hAnsi="Times New Roman" w:cs="Times New Roman"/>
          <w:i/>
          <w:iCs/>
        </w:rPr>
        <w:t xml:space="preserve"> </w:t>
      </w:r>
      <w:r w:rsidRPr="3F818C36" w:rsidR="00B97605">
        <w:rPr>
          <w:rFonts w:ascii="Times New Roman" w:hAnsi="Times New Roman" w:cs="Times New Roman"/>
        </w:rPr>
        <w:t>2021</w:t>
      </w:r>
      <w:r w:rsidRPr="3F818C36" w:rsidR="0086656E">
        <w:rPr>
          <w:rFonts w:ascii="Times New Roman" w:hAnsi="Times New Roman" w:cs="Times New Roman"/>
        </w:rPr>
        <w:t>).</w:t>
      </w:r>
      <w:r w:rsidRPr="3F818C36" w:rsidR="004114FF">
        <w:rPr>
          <w:rFonts w:ascii="Times New Roman" w:hAnsi="Times New Roman" w:cs="Times New Roman"/>
        </w:rPr>
        <w:t xml:space="preserve"> </w:t>
      </w:r>
      <w:r w:rsidRPr="3F818C36" w:rsidR="00B24515">
        <w:rPr>
          <w:rFonts w:ascii="Times New Roman" w:hAnsi="Times New Roman" w:cs="Times New Roman"/>
        </w:rPr>
        <w:t xml:space="preserve">This </w:t>
      </w:r>
      <w:r w:rsidRPr="3F818C36" w:rsidR="006E02F2">
        <w:rPr>
          <w:rFonts w:ascii="Times New Roman" w:hAnsi="Times New Roman" w:cs="Times New Roman"/>
        </w:rPr>
        <w:t xml:space="preserve">act of inherent </w:t>
      </w:r>
      <w:r w:rsidRPr="3F818C36" w:rsidR="00B24515">
        <w:rPr>
          <w:rFonts w:ascii="Times New Roman" w:hAnsi="Times New Roman" w:cs="Times New Roman"/>
        </w:rPr>
        <w:t>dispossession removed tribes</w:t>
      </w:r>
      <w:r w:rsidRPr="3F818C36" w:rsidR="006E02F2">
        <w:rPr>
          <w:rFonts w:ascii="Times New Roman" w:hAnsi="Times New Roman" w:cs="Times New Roman"/>
        </w:rPr>
        <w:t>,</w:t>
      </w:r>
      <w:r w:rsidRPr="3F818C36" w:rsidR="00B24515">
        <w:rPr>
          <w:rFonts w:ascii="Times New Roman" w:hAnsi="Times New Roman" w:cs="Times New Roman"/>
        </w:rPr>
        <w:t xml:space="preserve"> such as the Chicka</w:t>
      </w:r>
      <w:r w:rsidRPr="3F818C36" w:rsidR="004113AE">
        <w:rPr>
          <w:rFonts w:ascii="Times New Roman" w:hAnsi="Times New Roman" w:cs="Times New Roman"/>
        </w:rPr>
        <w:t>saw, Seminole, Cherokee, Choctaw</w:t>
      </w:r>
      <w:r w:rsidRPr="3F818C36" w:rsidR="009C4779">
        <w:rPr>
          <w:rFonts w:ascii="Times New Roman" w:hAnsi="Times New Roman" w:cs="Times New Roman"/>
        </w:rPr>
        <w:t xml:space="preserve">, </w:t>
      </w:r>
      <w:r w:rsidRPr="3F818C36" w:rsidR="00B05819">
        <w:rPr>
          <w:rFonts w:ascii="Times New Roman" w:hAnsi="Times New Roman" w:cs="Times New Roman"/>
        </w:rPr>
        <w:t xml:space="preserve">and </w:t>
      </w:r>
      <w:r w:rsidRPr="3F818C36" w:rsidR="004113AE">
        <w:rPr>
          <w:rFonts w:ascii="Times New Roman" w:hAnsi="Times New Roman" w:cs="Times New Roman"/>
        </w:rPr>
        <w:t>Creek</w:t>
      </w:r>
      <w:r w:rsidRPr="3F818C36" w:rsidR="00B05819">
        <w:rPr>
          <w:rFonts w:ascii="Times New Roman" w:hAnsi="Times New Roman" w:cs="Times New Roman"/>
        </w:rPr>
        <w:t xml:space="preserve"> from their native lands </w:t>
      </w:r>
      <w:r w:rsidRPr="3F818C36" w:rsidR="004662C0">
        <w:rPr>
          <w:rFonts w:ascii="Times New Roman" w:hAnsi="Times New Roman" w:cs="Times New Roman"/>
        </w:rPr>
        <w:t xml:space="preserve">into </w:t>
      </w:r>
      <w:r w:rsidRPr="3F818C36" w:rsidR="00E06D28">
        <w:rPr>
          <w:rFonts w:ascii="Times New Roman" w:hAnsi="Times New Roman" w:cs="Times New Roman"/>
        </w:rPr>
        <w:t xml:space="preserve">other </w:t>
      </w:r>
      <w:r w:rsidRPr="3F818C36" w:rsidR="00A23F2D">
        <w:rPr>
          <w:rFonts w:ascii="Times New Roman" w:hAnsi="Times New Roman" w:cs="Times New Roman"/>
        </w:rPr>
        <w:t>places</w:t>
      </w:r>
      <w:r w:rsidRPr="3F818C36" w:rsidR="004662C0">
        <w:rPr>
          <w:rFonts w:ascii="Times New Roman" w:hAnsi="Times New Roman" w:cs="Times New Roman"/>
        </w:rPr>
        <w:t xml:space="preserve"> </w:t>
      </w:r>
      <w:r w:rsidRPr="3F818C36" w:rsidR="004C07C5">
        <w:rPr>
          <w:rFonts w:ascii="Times New Roman" w:hAnsi="Times New Roman" w:cs="Times New Roman"/>
        </w:rPr>
        <w:t xml:space="preserve">supposedly </w:t>
      </w:r>
      <w:r w:rsidRPr="3F818C36" w:rsidR="004662C0">
        <w:rPr>
          <w:rFonts w:ascii="Times New Roman" w:hAnsi="Times New Roman" w:cs="Times New Roman"/>
        </w:rPr>
        <w:t xml:space="preserve">designated for them by the government </w:t>
      </w:r>
      <w:r w:rsidRPr="3F818C36" w:rsidR="006E02F2">
        <w:rPr>
          <w:rFonts w:ascii="Times New Roman" w:hAnsi="Times New Roman" w:cs="Times New Roman"/>
        </w:rPr>
        <w:t>(</w:t>
      </w:r>
      <w:r w:rsidRPr="3F818C36" w:rsidR="00B97605">
        <w:rPr>
          <w:rFonts w:ascii="Times New Roman" w:hAnsi="Times New Roman" w:cs="Times New Roman"/>
          <w:color w:val="000000" w:themeColor="text1"/>
        </w:rPr>
        <w:t>Manifest Destiny and Indian removal - American Experience</w:t>
      </w:r>
      <w:r w:rsidRPr="3F818C36" w:rsidR="5599910B">
        <w:rPr>
          <w:rFonts w:ascii="Times New Roman" w:hAnsi="Times New Roman" w:cs="Times New Roman"/>
          <w:color w:val="000000" w:themeColor="text1"/>
        </w:rPr>
        <w:t xml:space="preserve"> 2015,</w:t>
      </w:r>
      <w:r w:rsidRPr="3F818C36" w:rsidR="00777DDE">
        <w:rPr>
          <w:rFonts w:ascii="Times New Roman" w:hAnsi="Times New Roman" w:cs="Times New Roman"/>
        </w:rPr>
        <w:t xml:space="preserve">). </w:t>
      </w:r>
      <w:r w:rsidRPr="3F818C36" w:rsidR="004114FF">
        <w:rPr>
          <w:rFonts w:ascii="Times New Roman" w:hAnsi="Times New Roman" w:cs="Times New Roman"/>
        </w:rPr>
        <w:t xml:space="preserve">Where these groups of people were forced to </w:t>
      </w:r>
      <w:bookmarkStart w:name="_Int_FwGXWVyi" w:id="27"/>
      <w:proofErr w:type="gramStart"/>
      <w:r w:rsidRPr="3F818C36" w:rsidR="004114FF">
        <w:rPr>
          <w:rFonts w:ascii="Times New Roman" w:hAnsi="Times New Roman" w:cs="Times New Roman"/>
        </w:rPr>
        <w:t>move:</w:t>
      </w:r>
      <w:bookmarkEnd w:id="27"/>
      <w:proofErr w:type="gramEnd"/>
      <w:r w:rsidRPr="3F818C36" w:rsidR="004114FF">
        <w:rPr>
          <w:rFonts w:ascii="Times New Roman" w:hAnsi="Times New Roman" w:cs="Times New Roman"/>
        </w:rPr>
        <w:t xml:space="preserve"> contemporary Oklahoma, also known as the </w:t>
      </w:r>
      <w:r w:rsidRPr="3F818C36" w:rsidR="004662C0">
        <w:rPr>
          <w:rFonts w:ascii="Times New Roman" w:hAnsi="Times New Roman" w:cs="Times New Roman"/>
        </w:rPr>
        <w:t xml:space="preserve">“final destination of the trail of tears” (Cornelison &amp; </w:t>
      </w:r>
      <w:proofErr w:type="spellStart"/>
      <w:r w:rsidRPr="3F818C36" w:rsidR="004662C0">
        <w:rPr>
          <w:rFonts w:ascii="Times New Roman" w:hAnsi="Times New Roman" w:cs="Times New Roman"/>
        </w:rPr>
        <w:t>Yanak</w:t>
      </w:r>
      <w:proofErr w:type="spellEnd"/>
      <w:r w:rsidRPr="3F818C36" w:rsidR="2F27798E">
        <w:rPr>
          <w:rFonts w:ascii="Times New Roman" w:hAnsi="Times New Roman" w:cs="Times New Roman"/>
        </w:rPr>
        <w:t>,</w:t>
      </w:r>
      <w:r w:rsidRPr="3F818C36" w:rsidR="00B068B6">
        <w:rPr>
          <w:rFonts w:ascii="Times New Roman" w:hAnsi="Times New Roman" w:cs="Times New Roman"/>
        </w:rPr>
        <w:t xml:space="preserve"> 2004</w:t>
      </w:r>
      <w:r w:rsidRPr="3F818C36" w:rsidR="004662C0">
        <w:rPr>
          <w:rFonts w:ascii="Times New Roman" w:hAnsi="Times New Roman" w:cs="Times New Roman"/>
        </w:rPr>
        <w:t xml:space="preserve">). </w:t>
      </w:r>
      <w:r w:rsidRPr="3F818C36" w:rsidR="004B378F">
        <w:rPr>
          <w:rFonts w:ascii="Times New Roman" w:hAnsi="Times New Roman" w:cs="Times New Roman"/>
        </w:rPr>
        <w:t>The</w:t>
      </w:r>
      <w:r w:rsidRPr="3F818C36" w:rsidR="00694ACD">
        <w:rPr>
          <w:rFonts w:ascii="Times New Roman" w:hAnsi="Times New Roman" w:cs="Times New Roman"/>
        </w:rPr>
        <w:t xml:space="preserve"> </w:t>
      </w:r>
      <w:r w:rsidRPr="3F818C36" w:rsidR="00026C03">
        <w:rPr>
          <w:rFonts w:ascii="Times New Roman" w:hAnsi="Times New Roman" w:cs="Times New Roman"/>
        </w:rPr>
        <w:t xml:space="preserve">amalgamation </w:t>
      </w:r>
      <w:r w:rsidRPr="3F818C36" w:rsidR="00A23F2D">
        <w:rPr>
          <w:rFonts w:ascii="Times New Roman" w:hAnsi="Times New Roman" w:cs="Times New Roman"/>
        </w:rPr>
        <w:t>of</w:t>
      </w:r>
      <w:r w:rsidRPr="3F818C36" w:rsidR="00976CB3">
        <w:rPr>
          <w:rFonts w:ascii="Times New Roman" w:hAnsi="Times New Roman" w:cs="Times New Roman"/>
        </w:rPr>
        <w:t xml:space="preserve"> the </w:t>
      </w:r>
      <w:r w:rsidRPr="3F818C36" w:rsidR="00694ACD">
        <w:rPr>
          <w:rFonts w:ascii="Times New Roman" w:hAnsi="Times New Roman" w:cs="Times New Roman"/>
        </w:rPr>
        <w:t xml:space="preserve">history of the American government </w:t>
      </w:r>
      <w:r w:rsidRPr="3F818C36" w:rsidR="00FF2FBA">
        <w:rPr>
          <w:rFonts w:ascii="Times New Roman" w:hAnsi="Times New Roman" w:cs="Times New Roman"/>
        </w:rPr>
        <w:t>exploiting</w:t>
      </w:r>
      <w:r w:rsidRPr="3F818C36" w:rsidR="00203326">
        <w:rPr>
          <w:rFonts w:ascii="Times New Roman" w:hAnsi="Times New Roman" w:cs="Times New Roman"/>
        </w:rPr>
        <w:t xml:space="preserve"> Native Americans</w:t>
      </w:r>
      <w:r w:rsidRPr="3F818C36" w:rsidR="00FF2FBA">
        <w:rPr>
          <w:rFonts w:ascii="Times New Roman" w:hAnsi="Times New Roman" w:cs="Times New Roman"/>
        </w:rPr>
        <w:t xml:space="preserve"> for land</w:t>
      </w:r>
      <w:r w:rsidRPr="3F818C36" w:rsidR="002020B8">
        <w:rPr>
          <w:rFonts w:ascii="Times New Roman" w:hAnsi="Times New Roman" w:cs="Times New Roman"/>
        </w:rPr>
        <w:t xml:space="preserve"> as well as indigenous relationships to Oklahoma exacerbate</w:t>
      </w:r>
      <w:r w:rsidRPr="3F818C36" w:rsidR="00FE70EC">
        <w:rPr>
          <w:rFonts w:ascii="Times New Roman" w:hAnsi="Times New Roman" w:cs="Times New Roman"/>
        </w:rPr>
        <w:t xml:space="preserve"> </w:t>
      </w:r>
      <w:r w:rsidRPr="3F818C36" w:rsidR="002020B8">
        <w:rPr>
          <w:rFonts w:ascii="Times New Roman" w:hAnsi="Times New Roman" w:cs="Times New Roman"/>
        </w:rPr>
        <w:t>the</w:t>
      </w:r>
      <w:r w:rsidRPr="3F818C36" w:rsidR="00FE70EC">
        <w:rPr>
          <w:rFonts w:ascii="Times New Roman" w:hAnsi="Times New Roman" w:cs="Times New Roman"/>
        </w:rPr>
        <w:t xml:space="preserve"> use of Native </w:t>
      </w:r>
      <w:r w:rsidRPr="3F818C36" w:rsidR="00FF2FBA">
        <w:rPr>
          <w:rFonts w:ascii="Times New Roman" w:hAnsi="Times New Roman" w:cs="Times New Roman"/>
        </w:rPr>
        <w:t>images o</w:t>
      </w:r>
      <w:r w:rsidRPr="3F818C36" w:rsidR="0068622B">
        <w:rPr>
          <w:rFonts w:ascii="Times New Roman" w:hAnsi="Times New Roman" w:cs="Times New Roman"/>
        </w:rPr>
        <w:t>n</w:t>
      </w:r>
      <w:r w:rsidRPr="3F818C36" w:rsidR="00FF2FBA">
        <w:rPr>
          <w:rFonts w:ascii="Times New Roman" w:hAnsi="Times New Roman" w:cs="Times New Roman"/>
        </w:rPr>
        <w:t xml:space="preserve"> postcards</w:t>
      </w:r>
      <w:r w:rsidRPr="3F818C36" w:rsidR="00FE70EC">
        <w:rPr>
          <w:rFonts w:ascii="Times New Roman" w:hAnsi="Times New Roman" w:cs="Times New Roman"/>
        </w:rPr>
        <w:t>, specifically in three examples</w:t>
      </w:r>
      <w:r w:rsidRPr="3F818C36" w:rsidR="00CC27EB">
        <w:rPr>
          <w:rFonts w:ascii="Times New Roman" w:hAnsi="Times New Roman" w:cs="Times New Roman"/>
        </w:rPr>
        <w:t xml:space="preserve"> that showcase three types of exploitation</w:t>
      </w:r>
      <w:r w:rsidRPr="3F818C36" w:rsidR="00FE70EC">
        <w:rPr>
          <w:rFonts w:ascii="Times New Roman" w:hAnsi="Times New Roman" w:cs="Times New Roman"/>
        </w:rPr>
        <w:t xml:space="preserve">. </w:t>
      </w:r>
    </w:p>
    <w:p w:rsidRPr="007E5A49" w:rsidR="004D2535" w:rsidP="007E5A49" w:rsidRDefault="00D117D8" w14:paraId="1B4669D4" w14:textId="302E7B83">
      <w:pPr>
        <w:spacing w:line="480" w:lineRule="auto"/>
        <w:jc w:val="center"/>
        <w:rPr>
          <w:rFonts w:ascii="Times New Roman" w:hAnsi="Times New Roman" w:cs="Times New Roman"/>
          <w:b/>
          <w:bCs/>
          <w:noProof/>
        </w:rPr>
      </w:pPr>
      <w:r>
        <w:rPr>
          <w:rFonts w:ascii="Times New Roman" w:hAnsi="Times New Roman" w:cs="Times New Roman"/>
          <w:b/>
          <w:bCs/>
          <w:noProof/>
        </w:rPr>
        <w:t>Fina</w:t>
      </w:r>
      <w:r w:rsidR="005711EF">
        <w:rPr>
          <w:rFonts w:ascii="Times New Roman" w:hAnsi="Times New Roman" w:cs="Times New Roman"/>
          <w:b/>
          <w:bCs/>
          <w:noProof/>
        </w:rPr>
        <w:t>ncial</w:t>
      </w:r>
      <w:r>
        <w:rPr>
          <w:rFonts w:ascii="Times New Roman" w:hAnsi="Times New Roman" w:cs="Times New Roman"/>
          <w:b/>
          <w:bCs/>
          <w:noProof/>
        </w:rPr>
        <w:t xml:space="preserve"> Explo</w:t>
      </w:r>
      <w:r w:rsidR="007C75EC">
        <w:rPr>
          <w:rFonts w:ascii="Times New Roman" w:hAnsi="Times New Roman" w:cs="Times New Roman"/>
          <w:b/>
          <w:bCs/>
          <w:noProof/>
        </w:rPr>
        <w:t>itation</w:t>
      </w:r>
    </w:p>
    <w:p w:rsidR="001A161A" w:rsidP="3F818C36" w:rsidRDefault="700C6720" w14:paraId="030936AE" w14:textId="7665482C">
      <w:pPr>
        <w:spacing w:line="480" w:lineRule="auto"/>
        <w:ind w:firstLine="720"/>
        <w:rPr>
          <w:rFonts w:ascii="Times New Roman" w:hAnsi="Times New Roman" w:cs="Times New Roman"/>
        </w:rPr>
      </w:pPr>
      <w:r w:rsidRPr="3F818C36">
        <w:rPr>
          <w:rFonts w:ascii="Times New Roman" w:hAnsi="Times New Roman" w:cs="Times New Roman"/>
        </w:rPr>
        <w:t>Looking at the first postcard</w:t>
      </w:r>
      <w:r w:rsidRPr="3F818C36" w:rsidR="190FAB24">
        <w:rPr>
          <w:rFonts w:ascii="Times New Roman" w:hAnsi="Times New Roman" w:cs="Times New Roman"/>
        </w:rPr>
        <w:t xml:space="preserve">, </w:t>
      </w:r>
      <w:r w:rsidRPr="3F818C36">
        <w:rPr>
          <w:rFonts w:ascii="Times New Roman" w:hAnsi="Times New Roman" w:cs="Times New Roman"/>
        </w:rPr>
        <w:t>the image</w:t>
      </w:r>
      <w:r w:rsidRPr="3F818C36" w:rsidR="2F8C82E4">
        <w:rPr>
          <w:rFonts w:ascii="Times New Roman" w:hAnsi="Times New Roman" w:cs="Times New Roman"/>
        </w:rPr>
        <w:t xml:space="preserve"> displays a group of eight Native Americans </w:t>
      </w:r>
      <w:r w:rsidRPr="3F818C36" w:rsidR="64D1957B">
        <w:rPr>
          <w:rFonts w:ascii="Times New Roman" w:hAnsi="Times New Roman" w:cs="Times New Roman"/>
        </w:rPr>
        <w:t xml:space="preserve">in Oklahoma </w:t>
      </w:r>
      <w:r w:rsidRPr="3F818C36" w:rsidR="47C11D82">
        <w:rPr>
          <w:rFonts w:ascii="Times New Roman" w:hAnsi="Times New Roman" w:cs="Times New Roman"/>
        </w:rPr>
        <w:t xml:space="preserve">generically </w:t>
      </w:r>
      <w:r w:rsidRPr="3F818C36" w:rsidR="62D8A1B6">
        <w:rPr>
          <w:rFonts w:ascii="Times New Roman" w:hAnsi="Times New Roman" w:cs="Times New Roman"/>
        </w:rPr>
        <w:t>titled</w:t>
      </w:r>
      <w:r w:rsidRPr="3F818C36" w:rsidR="14A235DB">
        <w:rPr>
          <w:rFonts w:ascii="Times New Roman" w:hAnsi="Times New Roman" w:cs="Times New Roman"/>
        </w:rPr>
        <w:t xml:space="preserve"> ‘Indians</w:t>
      </w:r>
      <w:r w:rsidRPr="3F818C36" w:rsidR="62D8A1B6">
        <w:rPr>
          <w:rFonts w:ascii="Times New Roman" w:hAnsi="Times New Roman" w:cs="Times New Roman"/>
        </w:rPr>
        <w:t xml:space="preserve"> on Miller Bros. 101 Ranch</w:t>
      </w:r>
      <w:r w:rsidRPr="3F818C36" w:rsidR="0CA3D973">
        <w:rPr>
          <w:rFonts w:ascii="Times New Roman" w:hAnsi="Times New Roman" w:cs="Times New Roman"/>
        </w:rPr>
        <w:t>’</w:t>
      </w:r>
      <w:r w:rsidRPr="3F818C36" w:rsidR="14A235DB">
        <w:rPr>
          <w:rFonts w:ascii="Times New Roman" w:hAnsi="Times New Roman" w:cs="Times New Roman"/>
        </w:rPr>
        <w:t xml:space="preserve">. </w:t>
      </w:r>
      <w:r w:rsidRPr="3F818C36" w:rsidR="61FEEE7A">
        <w:rPr>
          <w:rFonts w:ascii="Times New Roman" w:hAnsi="Times New Roman" w:cs="Times New Roman"/>
        </w:rPr>
        <w:t>According to the Oklahoma Historical Society, this ranch was occupied by George Washington Miller and “earned most of its notoriety from the Wild West shows that it staged” (O’Dell</w:t>
      </w:r>
      <w:r w:rsidRPr="3F818C36" w:rsidR="0BF97DE7">
        <w:rPr>
          <w:rFonts w:ascii="Times New Roman" w:hAnsi="Times New Roman" w:cs="Times New Roman"/>
        </w:rPr>
        <w:t>,</w:t>
      </w:r>
      <w:r w:rsidRPr="3F818C36" w:rsidR="61FEEE7A">
        <w:rPr>
          <w:rFonts w:ascii="Times New Roman" w:hAnsi="Times New Roman" w:cs="Times New Roman"/>
        </w:rPr>
        <w:t xml:space="preserve"> n.d.).</w:t>
      </w:r>
      <w:r w:rsidRPr="3F818C36" w:rsidR="0721CF2A">
        <w:rPr>
          <w:rFonts w:ascii="Times New Roman" w:hAnsi="Times New Roman" w:cs="Times New Roman"/>
        </w:rPr>
        <w:t xml:space="preserve"> </w:t>
      </w:r>
      <w:r w:rsidRPr="3F818C36" w:rsidR="73911AFA">
        <w:rPr>
          <w:rFonts w:ascii="Times New Roman" w:hAnsi="Times New Roman" w:cs="Times New Roman"/>
        </w:rPr>
        <w:t>Based on th</w:t>
      </w:r>
      <w:r w:rsidRPr="3F818C36" w:rsidR="14A235DB">
        <w:rPr>
          <w:rFonts w:ascii="Times New Roman" w:hAnsi="Times New Roman" w:cs="Times New Roman"/>
        </w:rPr>
        <w:t xml:space="preserve">e </w:t>
      </w:r>
      <w:r w:rsidRPr="3F818C36" w:rsidR="73911AFA">
        <w:rPr>
          <w:rFonts w:ascii="Times New Roman" w:hAnsi="Times New Roman" w:cs="Times New Roman"/>
        </w:rPr>
        <w:t>historical background</w:t>
      </w:r>
      <w:r w:rsidRPr="3F818C36" w:rsidR="14A235DB">
        <w:rPr>
          <w:rFonts w:ascii="Times New Roman" w:hAnsi="Times New Roman" w:cs="Times New Roman"/>
        </w:rPr>
        <w:t xml:space="preserve"> of this location</w:t>
      </w:r>
      <w:r w:rsidRPr="3F818C36">
        <w:rPr>
          <w:rFonts w:ascii="Times New Roman" w:hAnsi="Times New Roman" w:cs="Times New Roman"/>
        </w:rPr>
        <w:t xml:space="preserve"> combined with the </w:t>
      </w:r>
      <w:r w:rsidRPr="3F818C36" w:rsidR="190FAB24">
        <w:rPr>
          <w:rFonts w:ascii="Times New Roman" w:hAnsi="Times New Roman" w:cs="Times New Roman"/>
        </w:rPr>
        <w:t xml:space="preserve">clear </w:t>
      </w:r>
      <w:r w:rsidRPr="3F818C36">
        <w:rPr>
          <w:rFonts w:ascii="Times New Roman" w:hAnsi="Times New Roman" w:cs="Times New Roman"/>
        </w:rPr>
        <w:t xml:space="preserve">staging of this image, </w:t>
      </w:r>
      <w:r w:rsidRPr="3F818C36" w:rsidR="792BD448">
        <w:rPr>
          <w:rFonts w:ascii="Times New Roman" w:hAnsi="Times New Roman" w:cs="Times New Roman"/>
        </w:rPr>
        <w:t xml:space="preserve">it can be inferred that </w:t>
      </w:r>
      <w:r w:rsidRPr="3F818C36" w:rsidR="0721CF2A">
        <w:rPr>
          <w:rFonts w:ascii="Times New Roman" w:hAnsi="Times New Roman" w:cs="Times New Roman"/>
        </w:rPr>
        <w:t xml:space="preserve">the </w:t>
      </w:r>
      <w:r w:rsidRPr="3F818C36" w:rsidR="73911AFA">
        <w:rPr>
          <w:rFonts w:ascii="Times New Roman" w:hAnsi="Times New Roman" w:cs="Times New Roman"/>
        </w:rPr>
        <w:t xml:space="preserve">people in the picture </w:t>
      </w:r>
      <w:r w:rsidRPr="3F818C36" w:rsidR="1FD694C3">
        <w:rPr>
          <w:rFonts w:ascii="Times New Roman" w:hAnsi="Times New Roman" w:cs="Times New Roman"/>
        </w:rPr>
        <w:t>were</w:t>
      </w:r>
      <w:r w:rsidRPr="3F818C36" w:rsidR="73911AFA">
        <w:rPr>
          <w:rFonts w:ascii="Times New Roman" w:hAnsi="Times New Roman" w:cs="Times New Roman"/>
        </w:rPr>
        <w:t xml:space="preserve"> actors </w:t>
      </w:r>
      <w:r w:rsidRPr="3F818C36" w:rsidR="792BD448">
        <w:rPr>
          <w:rFonts w:ascii="Times New Roman" w:hAnsi="Times New Roman" w:cs="Times New Roman"/>
        </w:rPr>
        <w:t xml:space="preserve">in such </w:t>
      </w:r>
      <w:r w:rsidRPr="3F818C36" w:rsidR="73911AFA">
        <w:rPr>
          <w:rFonts w:ascii="Times New Roman" w:hAnsi="Times New Roman" w:cs="Times New Roman"/>
        </w:rPr>
        <w:t>films</w:t>
      </w:r>
      <w:r w:rsidRPr="3F818C36">
        <w:rPr>
          <w:rFonts w:ascii="Times New Roman" w:hAnsi="Times New Roman" w:cs="Times New Roman"/>
        </w:rPr>
        <w:t xml:space="preserve">. </w:t>
      </w:r>
      <w:r w:rsidRPr="3F818C36" w:rsidR="3848726E">
        <w:rPr>
          <w:rFonts w:ascii="Times New Roman" w:hAnsi="Times New Roman" w:cs="Times New Roman"/>
        </w:rPr>
        <w:t>And t</w:t>
      </w:r>
      <w:r w:rsidRPr="3F818C36">
        <w:rPr>
          <w:rFonts w:ascii="Times New Roman" w:hAnsi="Times New Roman" w:cs="Times New Roman"/>
        </w:rPr>
        <w:t xml:space="preserve">he </w:t>
      </w:r>
      <w:r w:rsidRPr="3F818C36" w:rsidR="73911AFA">
        <w:rPr>
          <w:rFonts w:ascii="Times New Roman" w:hAnsi="Times New Roman" w:cs="Times New Roman"/>
        </w:rPr>
        <w:t>postcards</w:t>
      </w:r>
      <w:r w:rsidRPr="3F818C36">
        <w:rPr>
          <w:rFonts w:ascii="Times New Roman" w:hAnsi="Times New Roman" w:cs="Times New Roman"/>
        </w:rPr>
        <w:t>:</w:t>
      </w:r>
      <w:r w:rsidRPr="3F818C36" w:rsidR="73911AFA">
        <w:rPr>
          <w:rFonts w:ascii="Times New Roman" w:hAnsi="Times New Roman" w:cs="Times New Roman"/>
        </w:rPr>
        <w:t xml:space="preserve"> advertisements for such films</w:t>
      </w:r>
      <w:r w:rsidRPr="3F818C36" w:rsidR="5942F197">
        <w:rPr>
          <w:rFonts w:ascii="Times New Roman" w:hAnsi="Times New Roman" w:cs="Times New Roman"/>
        </w:rPr>
        <w:t xml:space="preserve">. This </w:t>
      </w:r>
      <w:r w:rsidRPr="3F818C36" w:rsidR="792BD448">
        <w:rPr>
          <w:rFonts w:ascii="Times New Roman" w:hAnsi="Times New Roman" w:cs="Times New Roman"/>
        </w:rPr>
        <w:t xml:space="preserve">idea </w:t>
      </w:r>
      <w:r w:rsidRPr="3F818C36" w:rsidR="55EC4574">
        <w:rPr>
          <w:rFonts w:ascii="Times New Roman" w:hAnsi="Times New Roman" w:cs="Times New Roman"/>
        </w:rPr>
        <w:t>goes back</w:t>
      </w:r>
      <w:r w:rsidRPr="3F818C36" w:rsidR="5942F197">
        <w:rPr>
          <w:rFonts w:ascii="Times New Roman" w:hAnsi="Times New Roman" w:cs="Times New Roman"/>
        </w:rPr>
        <w:t xml:space="preserve"> to </w:t>
      </w:r>
      <w:r w:rsidRPr="3F818C36" w:rsidR="1DE36CA3">
        <w:rPr>
          <w:rFonts w:ascii="Times New Roman" w:hAnsi="Times New Roman" w:cs="Times New Roman"/>
        </w:rPr>
        <w:t>postcards'</w:t>
      </w:r>
      <w:r w:rsidRPr="3F818C36" w:rsidR="5942F197">
        <w:rPr>
          <w:rFonts w:ascii="Times New Roman" w:hAnsi="Times New Roman" w:cs="Times New Roman"/>
        </w:rPr>
        <w:t xml:space="preserve"> o</w:t>
      </w:r>
      <w:r w:rsidRPr="3F818C36" w:rsidR="7548AD1B">
        <w:rPr>
          <w:rFonts w:ascii="Times New Roman" w:hAnsi="Times New Roman" w:cs="Times New Roman"/>
        </w:rPr>
        <w:t>riginal purpose</w:t>
      </w:r>
      <w:r w:rsidRPr="3F818C36" w:rsidR="5942F197">
        <w:rPr>
          <w:rFonts w:ascii="Times New Roman" w:hAnsi="Times New Roman" w:cs="Times New Roman"/>
        </w:rPr>
        <w:t xml:space="preserve"> of being solely advertisements f</w:t>
      </w:r>
      <w:r w:rsidRPr="3F818C36" w:rsidR="4629F7EF">
        <w:rPr>
          <w:rFonts w:ascii="Times New Roman" w:hAnsi="Times New Roman" w:cs="Times New Roman"/>
        </w:rPr>
        <w:t>or</w:t>
      </w:r>
      <w:r w:rsidRPr="3F818C36" w:rsidR="5942F197">
        <w:rPr>
          <w:rFonts w:ascii="Times New Roman" w:hAnsi="Times New Roman" w:cs="Times New Roman"/>
        </w:rPr>
        <w:t xml:space="preserve"> different businesses</w:t>
      </w:r>
      <w:r w:rsidRPr="3F818C36" w:rsidR="4629F7EF">
        <w:rPr>
          <w:rFonts w:ascii="Times New Roman" w:hAnsi="Times New Roman" w:cs="Times New Roman"/>
        </w:rPr>
        <w:t>, in this case, a movie</w:t>
      </w:r>
      <w:r w:rsidRPr="3F818C36" w:rsidR="5942F197">
        <w:rPr>
          <w:rFonts w:ascii="Times New Roman" w:hAnsi="Times New Roman" w:cs="Times New Roman"/>
        </w:rPr>
        <w:t xml:space="preserve">. </w:t>
      </w:r>
      <w:r w:rsidRPr="3F818C36">
        <w:rPr>
          <w:rFonts w:ascii="Times New Roman" w:hAnsi="Times New Roman" w:cs="Times New Roman"/>
        </w:rPr>
        <w:t>F</w:t>
      </w:r>
      <w:r w:rsidRPr="3F818C36" w:rsidR="73911AFA">
        <w:rPr>
          <w:rFonts w:ascii="Times New Roman" w:hAnsi="Times New Roman" w:cs="Times New Roman"/>
        </w:rPr>
        <w:t xml:space="preserve">rom a financial viewpoint, </w:t>
      </w:r>
      <w:r w:rsidRPr="3F818C36" w:rsidR="78D4CE42">
        <w:rPr>
          <w:rFonts w:ascii="Times New Roman" w:hAnsi="Times New Roman" w:cs="Times New Roman"/>
        </w:rPr>
        <w:t>white people in power</w:t>
      </w:r>
      <w:r w:rsidRPr="3F818C36" w:rsidR="058D09AC">
        <w:rPr>
          <w:rFonts w:ascii="Times New Roman" w:hAnsi="Times New Roman" w:cs="Times New Roman"/>
        </w:rPr>
        <w:t xml:space="preserve"> ha</w:t>
      </w:r>
      <w:r w:rsidRPr="3F818C36" w:rsidR="78D4CE42">
        <w:rPr>
          <w:rFonts w:ascii="Times New Roman" w:hAnsi="Times New Roman" w:cs="Times New Roman"/>
        </w:rPr>
        <w:t xml:space="preserve">ve </w:t>
      </w:r>
      <w:r w:rsidRPr="3F818C36" w:rsidR="579E1B90">
        <w:rPr>
          <w:rFonts w:ascii="Times New Roman" w:hAnsi="Times New Roman" w:cs="Times New Roman"/>
        </w:rPr>
        <w:t>historically</w:t>
      </w:r>
      <w:r w:rsidRPr="3F818C36" w:rsidR="4A1B576A">
        <w:rPr>
          <w:rFonts w:ascii="Times New Roman" w:hAnsi="Times New Roman" w:cs="Times New Roman"/>
        </w:rPr>
        <w:t xml:space="preserve"> </w:t>
      </w:r>
      <w:r w:rsidRPr="3F818C36" w:rsidR="058D09AC">
        <w:rPr>
          <w:rFonts w:ascii="Times New Roman" w:hAnsi="Times New Roman" w:cs="Times New Roman"/>
        </w:rPr>
        <w:t xml:space="preserve">utilized Native Americans </w:t>
      </w:r>
      <w:r w:rsidRPr="3F818C36" w:rsidR="4509A2E4">
        <w:rPr>
          <w:rFonts w:ascii="Times New Roman" w:hAnsi="Times New Roman" w:cs="Times New Roman"/>
        </w:rPr>
        <w:t xml:space="preserve">to make a </w:t>
      </w:r>
      <w:r w:rsidRPr="3F818C36" w:rsidR="579E1B90">
        <w:rPr>
          <w:rFonts w:ascii="Times New Roman" w:hAnsi="Times New Roman" w:cs="Times New Roman"/>
        </w:rPr>
        <w:t xml:space="preserve">profit </w:t>
      </w:r>
      <w:r w:rsidRPr="3F818C36" w:rsidR="7EC9D89B">
        <w:rPr>
          <w:rFonts w:ascii="Times New Roman" w:hAnsi="Times New Roman" w:cs="Times New Roman"/>
        </w:rPr>
        <w:t>in term</w:t>
      </w:r>
      <w:r w:rsidRPr="3F818C36" w:rsidR="73A2111B">
        <w:rPr>
          <w:rFonts w:ascii="Times New Roman" w:hAnsi="Times New Roman" w:cs="Times New Roman"/>
        </w:rPr>
        <w:t>s of removing native people</w:t>
      </w:r>
      <w:r w:rsidR="00132FEC">
        <w:rPr>
          <w:noProof/>
        </w:rPr>
        <w:drawing>
          <wp:anchor distT="0" distB="0" distL="114300" distR="114300" simplePos="0" relativeHeight="251656192" behindDoc="0" locked="0" layoutInCell="1" allowOverlap="1" wp14:anchorId="6671ACF2" wp14:editId="57E16558">
            <wp:simplePos x="0" y="0"/>
            <wp:positionH relativeFrom="character">
              <wp:posOffset>-403225</wp:posOffset>
            </wp:positionH>
            <wp:positionV relativeFrom="paragraph">
              <wp:posOffset>393065</wp:posOffset>
            </wp:positionV>
            <wp:extent cx="2893695" cy="1811655"/>
            <wp:effectExtent l="0" t="0" r="1905" b="4445"/>
            <wp:wrapSquare wrapText="bothSides"/>
            <wp:docPr id="1324931250" name="Picture 7" descr="A group of people in traditional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893695" cy="1811655"/>
                    </a:xfrm>
                    <a:prstGeom prst="rect">
                      <a:avLst/>
                    </a:prstGeom>
                  </pic:spPr>
                </pic:pic>
              </a:graphicData>
            </a:graphic>
            <wp14:sizeRelH relativeFrom="page">
              <wp14:pctWidth>0</wp14:pctWidth>
            </wp14:sizeRelH>
            <wp14:sizeRelV relativeFrom="page">
              <wp14:pctHeight>0</wp14:pctHeight>
            </wp14:sizeRelV>
          </wp:anchor>
        </w:drawing>
      </w:r>
      <w:r w:rsidRPr="3F818C36" w:rsidR="73A2111B">
        <w:rPr>
          <w:rFonts w:ascii="Times New Roman" w:hAnsi="Times New Roman" w:cs="Times New Roman"/>
        </w:rPr>
        <w:t xml:space="preserve"> from their land. Now,</w:t>
      </w:r>
      <w:r w:rsidRPr="3F818C36" w:rsidR="7EC9D89B">
        <w:rPr>
          <w:rFonts w:ascii="Times New Roman" w:hAnsi="Times New Roman" w:cs="Times New Roman"/>
        </w:rPr>
        <w:t xml:space="preserve"> the exploitation </w:t>
      </w:r>
      <w:r w:rsidRPr="3F818C36" w:rsidR="64D1957B">
        <w:rPr>
          <w:rFonts w:ascii="Times New Roman" w:hAnsi="Times New Roman" w:cs="Times New Roman"/>
        </w:rPr>
        <w:t>further e</w:t>
      </w:r>
      <w:r w:rsidRPr="3F818C36" w:rsidR="7EC9D89B">
        <w:rPr>
          <w:rFonts w:ascii="Times New Roman" w:hAnsi="Times New Roman" w:cs="Times New Roman"/>
        </w:rPr>
        <w:t>xtend</w:t>
      </w:r>
      <w:r w:rsidRPr="3F818C36" w:rsidR="64D1957B">
        <w:rPr>
          <w:rFonts w:ascii="Times New Roman" w:hAnsi="Times New Roman" w:cs="Times New Roman"/>
        </w:rPr>
        <w:t xml:space="preserve">ed </w:t>
      </w:r>
      <w:r w:rsidRPr="3F818C36" w:rsidR="7EC9D89B">
        <w:rPr>
          <w:rFonts w:ascii="Times New Roman" w:hAnsi="Times New Roman" w:cs="Times New Roman"/>
        </w:rPr>
        <w:t xml:space="preserve">to </w:t>
      </w:r>
      <w:r w:rsidRPr="3F818C36" w:rsidR="058D09AC">
        <w:rPr>
          <w:rFonts w:ascii="Times New Roman" w:hAnsi="Times New Roman" w:cs="Times New Roman"/>
        </w:rPr>
        <w:t>film</w:t>
      </w:r>
      <w:r w:rsidRPr="3F818C36" w:rsidR="7EC9D89B">
        <w:rPr>
          <w:rFonts w:ascii="Times New Roman" w:hAnsi="Times New Roman" w:cs="Times New Roman"/>
        </w:rPr>
        <w:t xml:space="preserve">s </w:t>
      </w:r>
      <w:r w:rsidRPr="3F818C36" w:rsidR="4509A2E4">
        <w:rPr>
          <w:rFonts w:ascii="Times New Roman" w:hAnsi="Times New Roman" w:cs="Times New Roman"/>
        </w:rPr>
        <w:t xml:space="preserve">on </w:t>
      </w:r>
      <w:r w:rsidRPr="3F818C36" w:rsidR="64D1957B">
        <w:rPr>
          <w:rFonts w:ascii="Times New Roman" w:hAnsi="Times New Roman" w:cs="Times New Roman"/>
        </w:rPr>
        <w:t xml:space="preserve">Oklahoman </w:t>
      </w:r>
      <w:r w:rsidRPr="3F818C36" w:rsidR="4509A2E4">
        <w:rPr>
          <w:rFonts w:ascii="Times New Roman" w:hAnsi="Times New Roman" w:cs="Times New Roman"/>
        </w:rPr>
        <w:t>land</w:t>
      </w:r>
      <w:r w:rsidRPr="3F818C36" w:rsidR="6DE78856">
        <w:rPr>
          <w:rFonts w:ascii="Times New Roman" w:hAnsi="Times New Roman" w:cs="Times New Roman"/>
        </w:rPr>
        <w:t xml:space="preserve">, </w:t>
      </w:r>
      <w:r w:rsidRPr="3F818C36" w:rsidR="73A2111B">
        <w:rPr>
          <w:rFonts w:ascii="Times New Roman" w:hAnsi="Times New Roman" w:cs="Times New Roman"/>
        </w:rPr>
        <w:t>the</w:t>
      </w:r>
      <w:r w:rsidRPr="3F818C36" w:rsidR="6DE78856">
        <w:rPr>
          <w:rFonts w:ascii="Times New Roman" w:hAnsi="Times New Roman" w:cs="Times New Roman"/>
        </w:rPr>
        <w:t xml:space="preserve"> place that was</w:t>
      </w:r>
      <w:r w:rsidRPr="3F818C36" w:rsidR="4509A2E4">
        <w:rPr>
          <w:rFonts w:ascii="Times New Roman" w:hAnsi="Times New Roman" w:cs="Times New Roman"/>
        </w:rPr>
        <w:t xml:space="preserve"> </w:t>
      </w:r>
      <w:r w:rsidRPr="3F818C36" w:rsidR="058D09AC">
        <w:rPr>
          <w:rFonts w:ascii="Times New Roman" w:hAnsi="Times New Roman" w:cs="Times New Roman"/>
        </w:rPr>
        <w:t>deemed to be Indian Territory. I</w:t>
      </w:r>
      <w:r w:rsidRPr="3F818C36" w:rsidR="30C6DDC7">
        <w:rPr>
          <w:rFonts w:ascii="Times New Roman" w:hAnsi="Times New Roman" w:cs="Times New Roman"/>
        </w:rPr>
        <w:t>n addition, i</w:t>
      </w:r>
      <w:r w:rsidRPr="3F818C36" w:rsidR="058D09AC">
        <w:rPr>
          <w:rFonts w:ascii="Times New Roman" w:hAnsi="Times New Roman" w:cs="Times New Roman"/>
        </w:rPr>
        <w:t xml:space="preserve">t is important to note that these postcards were being </w:t>
      </w:r>
      <w:r w:rsidRPr="3F818C36" w:rsidR="57709698">
        <w:rPr>
          <w:rFonts w:ascii="Times New Roman" w:hAnsi="Times New Roman" w:cs="Times New Roman"/>
        </w:rPr>
        <w:t xml:space="preserve">distributed </w:t>
      </w:r>
      <w:r w:rsidRPr="3F818C36" w:rsidR="058D09AC">
        <w:rPr>
          <w:rFonts w:ascii="Times New Roman" w:hAnsi="Times New Roman" w:cs="Times New Roman"/>
        </w:rPr>
        <w:t xml:space="preserve">by the United States Postal service, a sector </w:t>
      </w:r>
      <w:r w:rsidRPr="3F818C36" w:rsidR="058D09AC">
        <w:rPr>
          <w:rFonts w:ascii="Times New Roman" w:hAnsi="Times New Roman" w:cs="Times New Roman"/>
        </w:rPr>
        <w:lastRenderedPageBreak/>
        <w:t>under the U.S. government.</w:t>
      </w:r>
      <w:r w:rsidRPr="3F818C36" w:rsidR="6A5ED534">
        <w:rPr>
          <w:rFonts w:ascii="Times New Roman" w:hAnsi="Times New Roman" w:cs="Times New Roman"/>
        </w:rPr>
        <w:t xml:space="preserve"> </w:t>
      </w:r>
      <w:commentRangeStart w:id="28"/>
      <w:r w:rsidRPr="3F818C36" w:rsidR="7EC9D89B">
        <w:rPr>
          <w:rFonts w:ascii="Times New Roman" w:hAnsi="Times New Roman" w:cs="Times New Roman"/>
        </w:rPr>
        <w:t>Coupled with the knowledge that</w:t>
      </w:r>
      <w:r w:rsidRPr="3F818C36" w:rsidR="6A5ED534">
        <w:rPr>
          <w:rFonts w:ascii="Times New Roman" w:hAnsi="Times New Roman" w:cs="Times New Roman"/>
        </w:rPr>
        <w:t xml:space="preserve"> that these postcards made up a multimillion</w:t>
      </w:r>
      <w:r w:rsidRPr="3F818C36" w:rsidR="593C5B63">
        <w:rPr>
          <w:rFonts w:ascii="Times New Roman" w:hAnsi="Times New Roman" w:cs="Times New Roman"/>
        </w:rPr>
        <w:t>-</w:t>
      </w:r>
      <w:r w:rsidRPr="3F818C36" w:rsidR="6A5ED534">
        <w:rPr>
          <w:rFonts w:ascii="Times New Roman" w:hAnsi="Times New Roman" w:cs="Times New Roman"/>
        </w:rPr>
        <w:t>dollar industry</w:t>
      </w:r>
      <w:r w:rsidRPr="3F818C36" w:rsidR="593C5B63">
        <w:rPr>
          <w:rFonts w:ascii="Times New Roman" w:hAnsi="Times New Roman" w:cs="Times New Roman"/>
        </w:rPr>
        <w:t>,</w:t>
      </w:r>
      <w:r w:rsidRPr="3F818C36" w:rsidR="6A5ED534">
        <w:rPr>
          <w:rFonts w:ascii="Times New Roman" w:hAnsi="Times New Roman" w:cs="Times New Roman"/>
        </w:rPr>
        <w:t xml:space="preserve"> </w:t>
      </w:r>
      <w:r w:rsidRPr="3F818C36" w:rsidR="628B6C9D">
        <w:rPr>
          <w:rFonts w:ascii="Times New Roman" w:hAnsi="Times New Roman" w:cs="Times New Roman"/>
        </w:rPr>
        <w:t>white people in power were</w:t>
      </w:r>
      <w:r w:rsidRPr="3F818C36" w:rsidR="593C5B63">
        <w:rPr>
          <w:rFonts w:ascii="Times New Roman" w:hAnsi="Times New Roman" w:cs="Times New Roman"/>
        </w:rPr>
        <w:t xml:space="preserve"> not only</w:t>
      </w:r>
      <w:r w:rsidRPr="3F818C36" w:rsidR="058D09AC">
        <w:rPr>
          <w:rFonts w:ascii="Times New Roman" w:hAnsi="Times New Roman" w:cs="Times New Roman"/>
        </w:rPr>
        <w:t xml:space="preserve"> was directly profiting from the film</w:t>
      </w:r>
      <w:r w:rsidRPr="3F818C36" w:rsidR="73A2111B">
        <w:rPr>
          <w:rFonts w:ascii="Times New Roman" w:hAnsi="Times New Roman" w:cs="Times New Roman"/>
        </w:rPr>
        <w:t xml:space="preserve"> and the depictions of generic native people in them</w:t>
      </w:r>
      <w:r w:rsidRPr="3F818C36" w:rsidR="593C5B63">
        <w:rPr>
          <w:rFonts w:ascii="Times New Roman" w:hAnsi="Times New Roman" w:cs="Times New Roman"/>
        </w:rPr>
        <w:t xml:space="preserve">, but </w:t>
      </w:r>
      <w:r w:rsidRPr="3F818C36" w:rsidR="628B6C9D">
        <w:rPr>
          <w:rFonts w:ascii="Times New Roman" w:hAnsi="Times New Roman" w:cs="Times New Roman"/>
        </w:rPr>
        <w:t xml:space="preserve">the government was </w:t>
      </w:r>
      <w:r w:rsidRPr="3F818C36" w:rsidR="73A2111B">
        <w:rPr>
          <w:rFonts w:ascii="Times New Roman" w:hAnsi="Times New Roman" w:cs="Times New Roman"/>
        </w:rPr>
        <w:t xml:space="preserve">also </w:t>
      </w:r>
      <w:r w:rsidRPr="3F818C36" w:rsidR="628B6C9D">
        <w:rPr>
          <w:rFonts w:ascii="Times New Roman" w:hAnsi="Times New Roman" w:cs="Times New Roman"/>
        </w:rPr>
        <w:t xml:space="preserve">making money </w:t>
      </w:r>
      <w:r w:rsidRPr="3F818C36" w:rsidR="73A2111B">
        <w:rPr>
          <w:rFonts w:ascii="Times New Roman" w:hAnsi="Times New Roman" w:cs="Times New Roman"/>
        </w:rPr>
        <w:t>from</w:t>
      </w:r>
      <w:r w:rsidRPr="3F818C36" w:rsidR="1890A03A">
        <w:rPr>
          <w:rFonts w:ascii="Times New Roman" w:hAnsi="Times New Roman" w:cs="Times New Roman"/>
        </w:rPr>
        <w:t xml:space="preserve"> the monetization</w:t>
      </w:r>
      <w:r w:rsidRPr="3F818C36" w:rsidR="058D09AC">
        <w:rPr>
          <w:rFonts w:ascii="Times New Roman" w:hAnsi="Times New Roman" w:cs="Times New Roman"/>
        </w:rPr>
        <w:t xml:space="preserve"> of the images of the native people</w:t>
      </w:r>
      <w:r w:rsidRPr="3F818C36" w:rsidR="73A2111B">
        <w:rPr>
          <w:rFonts w:ascii="Times New Roman" w:hAnsi="Times New Roman" w:cs="Times New Roman"/>
        </w:rPr>
        <w:t xml:space="preserve"> on postcards</w:t>
      </w:r>
      <w:r w:rsidRPr="3F818C36" w:rsidR="593C5B63">
        <w:rPr>
          <w:rFonts w:ascii="Times New Roman" w:hAnsi="Times New Roman" w:cs="Times New Roman"/>
        </w:rPr>
        <w:t xml:space="preserve">. </w:t>
      </w:r>
      <w:commentRangeEnd w:id="28"/>
      <w:r w:rsidR="009F6992">
        <w:rPr>
          <w:rStyle w:val="CommentReference"/>
        </w:rPr>
        <w:commentReference w:id="28"/>
      </w:r>
      <w:r w:rsidRPr="3F818C36" w:rsidR="73A2111B">
        <w:rPr>
          <w:rFonts w:ascii="Times New Roman" w:hAnsi="Times New Roman" w:cs="Times New Roman"/>
        </w:rPr>
        <w:t>The land that made up Oklahoma</w:t>
      </w:r>
      <w:r w:rsidRPr="3F818C36" w:rsidR="593C5B63">
        <w:rPr>
          <w:rFonts w:ascii="Times New Roman" w:hAnsi="Times New Roman" w:cs="Times New Roman"/>
        </w:rPr>
        <w:t xml:space="preserve"> </w:t>
      </w:r>
      <w:r w:rsidRPr="3F818C36" w:rsidR="73A2111B">
        <w:rPr>
          <w:rFonts w:ascii="Times New Roman" w:hAnsi="Times New Roman" w:cs="Times New Roman"/>
        </w:rPr>
        <w:t>was the same area that</w:t>
      </w:r>
      <w:r w:rsidRPr="3F818C36" w:rsidR="593C5B63">
        <w:rPr>
          <w:rFonts w:ascii="Times New Roman" w:hAnsi="Times New Roman" w:cs="Times New Roman"/>
        </w:rPr>
        <w:t xml:space="preserve"> </w:t>
      </w:r>
      <w:r w:rsidRPr="3F818C36" w:rsidR="058D09AC">
        <w:rPr>
          <w:rFonts w:ascii="Times New Roman" w:hAnsi="Times New Roman" w:cs="Times New Roman"/>
        </w:rPr>
        <w:t xml:space="preserve">Native Americans </w:t>
      </w:r>
      <w:r w:rsidRPr="3F818C36" w:rsidR="73A2111B">
        <w:rPr>
          <w:rFonts w:ascii="Times New Roman" w:hAnsi="Times New Roman" w:cs="Times New Roman"/>
        </w:rPr>
        <w:t xml:space="preserve">had been </w:t>
      </w:r>
      <w:r w:rsidRPr="3F818C36" w:rsidR="593C5B63">
        <w:rPr>
          <w:rFonts w:ascii="Times New Roman" w:hAnsi="Times New Roman" w:cs="Times New Roman"/>
        </w:rPr>
        <w:t>forced to move to due to the Indian</w:t>
      </w:r>
      <w:r w:rsidRPr="3F818C36" w:rsidR="058D09AC">
        <w:rPr>
          <w:rFonts w:ascii="Times New Roman" w:hAnsi="Times New Roman" w:cs="Times New Roman"/>
        </w:rPr>
        <w:t xml:space="preserve"> Removal Act. </w:t>
      </w:r>
      <w:r w:rsidRPr="3F818C36" w:rsidR="593C5B63">
        <w:rPr>
          <w:rFonts w:ascii="Times New Roman" w:hAnsi="Times New Roman" w:cs="Times New Roman"/>
        </w:rPr>
        <w:t>And now, the</w:t>
      </w:r>
      <w:r w:rsidRPr="3F818C36" w:rsidR="628B6C9D">
        <w:rPr>
          <w:rFonts w:ascii="Times New Roman" w:hAnsi="Times New Roman" w:cs="Times New Roman"/>
        </w:rPr>
        <w:t>se people</w:t>
      </w:r>
      <w:r w:rsidRPr="3F818C36" w:rsidR="593C5B63">
        <w:rPr>
          <w:rFonts w:ascii="Times New Roman" w:hAnsi="Times New Roman" w:cs="Times New Roman"/>
        </w:rPr>
        <w:t xml:space="preserve"> were being exploited again. </w:t>
      </w:r>
      <w:r w:rsidRPr="3F818C36" w:rsidR="058D09AC">
        <w:rPr>
          <w:rFonts w:ascii="Times New Roman" w:hAnsi="Times New Roman" w:cs="Times New Roman"/>
        </w:rPr>
        <w:t xml:space="preserve">What aggravates this idea </w:t>
      </w:r>
      <w:r w:rsidRPr="3F818C36" w:rsidR="4D2333BA">
        <w:rPr>
          <w:rFonts w:ascii="Times New Roman" w:hAnsi="Times New Roman" w:cs="Times New Roman"/>
        </w:rPr>
        <w:t xml:space="preserve">further </w:t>
      </w:r>
      <w:r w:rsidRPr="3F818C36" w:rsidR="058D09AC">
        <w:rPr>
          <w:rFonts w:ascii="Times New Roman" w:hAnsi="Times New Roman" w:cs="Times New Roman"/>
        </w:rPr>
        <w:t xml:space="preserve">is that the ranch </w:t>
      </w:r>
      <w:r w:rsidRPr="3F818C36" w:rsidR="1D42BB22">
        <w:rPr>
          <w:rFonts w:ascii="Times New Roman" w:hAnsi="Times New Roman" w:cs="Times New Roman"/>
        </w:rPr>
        <w:t xml:space="preserve">depicted in the postcards was actually </w:t>
      </w:r>
      <w:r w:rsidRPr="3F818C36" w:rsidR="058D09AC">
        <w:rPr>
          <w:rFonts w:ascii="Times New Roman" w:hAnsi="Times New Roman" w:cs="Times New Roman"/>
        </w:rPr>
        <w:t xml:space="preserve">“leased from the </w:t>
      </w:r>
      <w:proofErr w:type="spellStart"/>
      <w:r w:rsidRPr="3F818C36" w:rsidR="058D09AC">
        <w:rPr>
          <w:rFonts w:ascii="Times New Roman" w:hAnsi="Times New Roman" w:cs="Times New Roman"/>
        </w:rPr>
        <w:t>Quapaws</w:t>
      </w:r>
      <w:proofErr w:type="spellEnd"/>
      <w:r w:rsidRPr="3F818C36" w:rsidR="058D09AC">
        <w:rPr>
          <w:rFonts w:ascii="Times New Roman" w:hAnsi="Times New Roman" w:cs="Times New Roman"/>
        </w:rPr>
        <w:t>” (O’Dell</w:t>
      </w:r>
      <w:r w:rsidRPr="3F818C36" w:rsidR="5D738478">
        <w:rPr>
          <w:rFonts w:ascii="Times New Roman" w:hAnsi="Times New Roman" w:cs="Times New Roman"/>
        </w:rPr>
        <w:t>,</w:t>
      </w:r>
      <w:r w:rsidRPr="3F818C36" w:rsidR="058D09AC">
        <w:rPr>
          <w:rFonts w:ascii="Times New Roman" w:hAnsi="Times New Roman" w:cs="Times New Roman"/>
        </w:rPr>
        <w:t xml:space="preserve"> n.d.). </w:t>
      </w:r>
      <w:r w:rsidRPr="3F818C36" w:rsidR="30A917AB">
        <w:rPr>
          <w:rFonts w:ascii="Times New Roman" w:hAnsi="Times New Roman" w:cs="Times New Roman"/>
        </w:rPr>
        <w:t xml:space="preserve">Due to </w:t>
      </w:r>
      <w:r w:rsidRPr="3F818C36" w:rsidR="26457E84">
        <w:rPr>
          <w:rFonts w:ascii="Times New Roman" w:hAnsi="Times New Roman" w:cs="Times New Roman"/>
        </w:rPr>
        <w:t>the reality of th</w:t>
      </w:r>
      <w:r w:rsidRPr="3F818C36" w:rsidR="12D1207E">
        <w:rPr>
          <w:rFonts w:ascii="Times New Roman" w:hAnsi="Times New Roman" w:cs="Times New Roman"/>
        </w:rPr>
        <w:t xml:space="preserve">e land </w:t>
      </w:r>
      <w:r w:rsidRPr="3F818C36" w:rsidR="3553C0EE">
        <w:rPr>
          <w:rFonts w:ascii="Times New Roman" w:hAnsi="Times New Roman" w:cs="Times New Roman"/>
        </w:rPr>
        <w:t>being bought off another tribe, Oklahoma’s role</w:t>
      </w:r>
      <w:r w:rsidRPr="3F818C36" w:rsidR="4C038236">
        <w:rPr>
          <w:rFonts w:ascii="Times New Roman" w:hAnsi="Times New Roman" w:cs="Times New Roman"/>
        </w:rPr>
        <w:t xml:space="preserve"> in dispossession, the filming of a ‘cowboys versus Indians’ style movie, and the government making money from </w:t>
      </w:r>
      <w:proofErr w:type="gramStart"/>
      <w:r w:rsidRPr="3F818C36" w:rsidR="4C038236">
        <w:rPr>
          <w:rFonts w:ascii="Times New Roman" w:hAnsi="Times New Roman" w:cs="Times New Roman"/>
        </w:rPr>
        <w:t>all of</w:t>
      </w:r>
      <w:proofErr w:type="gramEnd"/>
      <w:r w:rsidRPr="3F818C36" w:rsidR="4C038236">
        <w:rPr>
          <w:rFonts w:ascii="Times New Roman" w:hAnsi="Times New Roman" w:cs="Times New Roman"/>
        </w:rPr>
        <w:t xml:space="preserve"> these means, the</w:t>
      </w:r>
      <w:r w:rsidRPr="3F818C36" w:rsidR="247487D6">
        <w:rPr>
          <w:rFonts w:ascii="Times New Roman" w:hAnsi="Times New Roman" w:cs="Times New Roman"/>
        </w:rPr>
        <w:t xml:space="preserve"> levels of financial exploitation are numerous. Thus, the</w:t>
      </w:r>
      <w:r w:rsidRPr="3F818C36" w:rsidR="34B334F2">
        <w:rPr>
          <w:rFonts w:ascii="Times New Roman" w:hAnsi="Times New Roman" w:cs="Times New Roman"/>
        </w:rPr>
        <w:t xml:space="preserve"> United States government’s use of the images of Native people</w:t>
      </w:r>
      <w:r w:rsidRPr="3F818C36" w:rsidR="266FF909">
        <w:rPr>
          <w:rFonts w:ascii="Times New Roman" w:hAnsi="Times New Roman" w:cs="Times New Roman"/>
        </w:rPr>
        <w:t xml:space="preserve"> </w:t>
      </w:r>
      <w:bookmarkStart w:name="_Int_Elv3F9ij" w:id="29"/>
      <w:del w:author="Htoo Sang, Paul Chan" w:date="2023-04-17T17:31:00Z" w:id="30">
        <w:r w:rsidRPr="3F818C36" w:rsidDel="00697D14" w:rsidR="266FF909">
          <w:rPr>
            <w:rFonts w:ascii="Times New Roman" w:hAnsi="Times New Roman" w:cs="Times New Roman"/>
          </w:rPr>
          <w:delText>as a means to</w:delText>
        </w:r>
      </w:del>
      <w:bookmarkEnd w:id="29"/>
      <w:ins w:author="Htoo Sang, Paul Chan" w:date="2023-04-17T17:31:00Z" w:id="31">
        <w:r w:rsidRPr="3F818C36" w:rsidR="00697D14">
          <w:rPr>
            <w:rFonts w:ascii="Times New Roman" w:hAnsi="Times New Roman" w:cs="Times New Roman"/>
          </w:rPr>
          <w:t>to</w:t>
        </w:r>
      </w:ins>
      <w:r w:rsidRPr="3F818C36" w:rsidR="266FF909">
        <w:rPr>
          <w:rFonts w:ascii="Times New Roman" w:hAnsi="Times New Roman" w:cs="Times New Roman"/>
        </w:rPr>
        <w:t xml:space="preserve"> </w:t>
      </w:r>
      <w:r w:rsidRPr="3F818C36" w:rsidR="34B334F2">
        <w:rPr>
          <w:rFonts w:ascii="Times New Roman" w:hAnsi="Times New Roman" w:cs="Times New Roman"/>
        </w:rPr>
        <w:t xml:space="preserve">stimulate economic advancement resulted in the </w:t>
      </w:r>
      <w:r w:rsidRPr="3F818C36" w:rsidR="5E7CD464">
        <w:rPr>
          <w:rFonts w:ascii="Times New Roman" w:hAnsi="Times New Roman" w:cs="Times New Roman"/>
        </w:rPr>
        <w:t xml:space="preserve">financially </w:t>
      </w:r>
      <w:r w:rsidRPr="3F818C36" w:rsidR="34B334F2">
        <w:rPr>
          <w:rFonts w:ascii="Times New Roman" w:hAnsi="Times New Roman" w:cs="Times New Roman"/>
        </w:rPr>
        <w:t xml:space="preserve">exploitation of </w:t>
      </w:r>
      <w:r w:rsidRPr="3F818C36" w:rsidR="4CE85E50">
        <w:rPr>
          <w:rFonts w:ascii="Times New Roman" w:hAnsi="Times New Roman" w:cs="Times New Roman"/>
        </w:rPr>
        <w:t>native</w:t>
      </w:r>
      <w:r w:rsidRPr="3F818C36" w:rsidR="34B334F2">
        <w:rPr>
          <w:rFonts w:ascii="Times New Roman" w:hAnsi="Times New Roman" w:cs="Times New Roman"/>
        </w:rPr>
        <w:t xml:space="preserve"> people</w:t>
      </w:r>
      <w:r w:rsidRPr="3F818C36" w:rsidR="12A1B614">
        <w:rPr>
          <w:rFonts w:ascii="Times New Roman" w:hAnsi="Times New Roman" w:cs="Times New Roman"/>
        </w:rPr>
        <w:t xml:space="preserve"> on multiple levels</w:t>
      </w:r>
      <w:r w:rsidRPr="3F818C36" w:rsidR="5E7CD464">
        <w:rPr>
          <w:rFonts w:ascii="Times New Roman" w:hAnsi="Times New Roman" w:cs="Times New Roman"/>
        </w:rPr>
        <w:t xml:space="preserve">. </w:t>
      </w:r>
    </w:p>
    <w:p w:rsidRPr="007E5A49" w:rsidR="00D117D8" w:rsidP="3F818C36" w:rsidRDefault="00D117D8" w14:paraId="062FB21D" w14:textId="6630556E">
      <w:pPr>
        <w:spacing w:line="480" w:lineRule="auto"/>
        <w:jc w:val="center"/>
        <w:rPr>
          <w:rFonts w:ascii="Times New Roman" w:hAnsi="Times New Roman" w:cs="Times New Roman"/>
          <w:b/>
          <w:bCs/>
        </w:rPr>
      </w:pPr>
      <w:r w:rsidRPr="3F818C36">
        <w:rPr>
          <w:rFonts w:ascii="Times New Roman" w:hAnsi="Times New Roman" w:cs="Times New Roman"/>
          <w:b/>
          <w:bCs/>
        </w:rPr>
        <w:t xml:space="preserve">An </w:t>
      </w:r>
      <w:r w:rsidRPr="3F818C36" w:rsidR="007E5A49">
        <w:rPr>
          <w:rFonts w:ascii="Times New Roman" w:hAnsi="Times New Roman" w:cs="Times New Roman"/>
          <w:b/>
          <w:bCs/>
        </w:rPr>
        <w:t>Exploitation</w:t>
      </w:r>
      <w:r w:rsidRPr="3F818C36">
        <w:rPr>
          <w:rFonts w:ascii="Times New Roman" w:hAnsi="Times New Roman" w:cs="Times New Roman"/>
          <w:b/>
          <w:bCs/>
        </w:rPr>
        <w:t xml:space="preserve"> of Erasure</w:t>
      </w:r>
    </w:p>
    <w:p w:rsidR="00CD3D4F" w:rsidP="51E3888E" w:rsidRDefault="55EF5BCD" w14:paraId="666796BE" w14:textId="5B768DFC">
      <w:pPr>
        <w:spacing w:line="480" w:lineRule="auto"/>
        <w:ind w:firstLine="720"/>
        <w:rPr>
          <w:rFonts w:ascii="Times New Roman" w:hAnsi="Times New Roman" w:cs="Times New Roman"/>
        </w:rPr>
      </w:pPr>
      <w:r w:rsidRPr="51E3888E">
        <w:rPr>
          <w:rFonts w:ascii="Times New Roman" w:hAnsi="Times New Roman" w:cs="Times New Roman"/>
        </w:rPr>
        <w:t>An</w:t>
      </w:r>
      <w:r w:rsidRPr="51E3888E" w:rsidR="100E98E7">
        <w:rPr>
          <w:rFonts w:ascii="Times New Roman" w:hAnsi="Times New Roman" w:cs="Times New Roman"/>
        </w:rPr>
        <w:t>other</w:t>
      </w:r>
      <w:r w:rsidRPr="51E3888E" w:rsidR="3CA89C4F">
        <w:rPr>
          <w:rFonts w:ascii="Times New Roman" w:hAnsi="Times New Roman" w:cs="Times New Roman"/>
        </w:rPr>
        <w:t xml:space="preserve"> </w:t>
      </w:r>
      <w:del w:author="Htoo Sang, Paul Chan" w:date="2023-04-17T17:37:00Z" w:id="32">
        <w:r w:rsidRPr="51E3888E" w:rsidDel="00697D14">
          <w:rPr>
            <w:rFonts w:ascii="Times New Roman" w:hAnsi="Times New Roman" w:cs="Times New Roman"/>
          </w:rPr>
          <w:delText xml:space="preserve">exemplification </w:delText>
        </w:r>
      </w:del>
      <w:ins w:author="Htoo Sang, Paul Chan" w:date="2023-04-17T17:37:00Z" w:id="33">
        <w:r w:rsidR="00697D14">
          <w:rPr>
            <w:rFonts w:ascii="Times New Roman" w:hAnsi="Times New Roman" w:cs="Times New Roman"/>
          </w:rPr>
          <w:t>example</w:t>
        </w:r>
        <w:r w:rsidRPr="51E3888E" w:rsidR="00697D14">
          <w:rPr>
            <w:rFonts w:ascii="Times New Roman" w:hAnsi="Times New Roman" w:cs="Times New Roman"/>
          </w:rPr>
          <w:t xml:space="preserve"> </w:t>
        </w:r>
      </w:ins>
      <w:r w:rsidRPr="51E3888E">
        <w:rPr>
          <w:rFonts w:ascii="Times New Roman" w:hAnsi="Times New Roman" w:cs="Times New Roman"/>
        </w:rPr>
        <w:t xml:space="preserve">of </w:t>
      </w:r>
      <w:r w:rsidRPr="51E3888E" w:rsidR="3CA89C4F">
        <w:rPr>
          <w:rFonts w:ascii="Times New Roman" w:hAnsi="Times New Roman" w:cs="Times New Roman"/>
        </w:rPr>
        <w:t>appropriat</w:t>
      </w:r>
      <w:r w:rsidRPr="51E3888E" w:rsidR="100E98E7">
        <w:rPr>
          <w:rFonts w:ascii="Times New Roman" w:hAnsi="Times New Roman" w:cs="Times New Roman"/>
        </w:rPr>
        <w:t>ion, this time in the form of erasure</w:t>
      </w:r>
      <w:r w:rsidRPr="51E3888E" w:rsidR="315F95B9">
        <w:rPr>
          <w:rFonts w:ascii="Times New Roman" w:hAnsi="Times New Roman" w:cs="Times New Roman"/>
        </w:rPr>
        <w:t xml:space="preserve"> on the second postcard</w:t>
      </w:r>
      <w:r w:rsidRPr="51E3888E" w:rsidR="100E98E7">
        <w:rPr>
          <w:rFonts w:ascii="Times New Roman" w:hAnsi="Times New Roman" w:cs="Times New Roman"/>
        </w:rPr>
        <w:t xml:space="preserve">, also takes place </w:t>
      </w:r>
      <w:r w:rsidRPr="51E3888E" w:rsidR="315F95B9">
        <w:rPr>
          <w:rFonts w:ascii="Times New Roman" w:hAnsi="Times New Roman" w:cs="Times New Roman"/>
        </w:rPr>
        <w:t>on this same ranch</w:t>
      </w:r>
      <w:r w:rsidRPr="51E3888E" w:rsidR="4B2845DD">
        <w:rPr>
          <w:rFonts w:ascii="Times New Roman" w:hAnsi="Times New Roman" w:cs="Times New Roman"/>
        </w:rPr>
        <w:t xml:space="preserve"> filming location</w:t>
      </w:r>
      <w:r w:rsidRPr="51E3888E" w:rsidR="100E98E7">
        <w:rPr>
          <w:rFonts w:ascii="Times New Roman" w:hAnsi="Times New Roman" w:cs="Times New Roman"/>
        </w:rPr>
        <w:t xml:space="preserve">. </w:t>
      </w:r>
      <w:r w:rsidRPr="51E3888E" w:rsidR="1BC6BB30">
        <w:rPr>
          <w:rFonts w:ascii="Times New Roman" w:hAnsi="Times New Roman" w:cs="Times New Roman"/>
        </w:rPr>
        <w:t>On this postcard</w:t>
      </w:r>
      <w:r w:rsidRPr="51E3888E" w:rsidR="539DFBF5">
        <w:rPr>
          <w:rFonts w:ascii="Times New Roman" w:hAnsi="Times New Roman" w:cs="Times New Roman"/>
        </w:rPr>
        <w:t>, the picture displays a</w:t>
      </w:r>
      <w:r w:rsidRPr="51E3888E">
        <w:rPr>
          <w:rFonts w:ascii="Times New Roman" w:hAnsi="Times New Roman" w:cs="Times New Roman"/>
        </w:rPr>
        <w:t xml:space="preserve"> Native American woman carrying a child. The title at the bottom of this </w:t>
      </w:r>
      <w:r w:rsidR="00AD19CB">
        <w:rPr>
          <w:noProof/>
        </w:rPr>
        <w:drawing>
          <wp:anchor distT="0" distB="0" distL="114300" distR="114300" simplePos="0" relativeHeight="251657216" behindDoc="0" locked="0" layoutInCell="1" allowOverlap="1" wp14:anchorId="398C7E08" wp14:editId="253B59EA">
            <wp:simplePos x="0" y="0"/>
            <wp:positionH relativeFrom="page">
              <wp:posOffset>5023682</wp:posOffset>
            </wp:positionH>
            <wp:positionV relativeFrom="paragraph">
              <wp:posOffset>296691</wp:posOffset>
            </wp:positionV>
            <wp:extent cx="756094" cy="1237869"/>
            <wp:effectExtent l="0" t="0" r="0" b="0"/>
            <wp:wrapSquare wrapText="bothSides"/>
            <wp:docPr id="1281905039" name="Picture 1" descr="A person carrying a chi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6094" cy="1237869"/>
                    </a:xfrm>
                    <a:prstGeom prst="rect">
                      <a:avLst/>
                    </a:prstGeom>
                  </pic:spPr>
                </pic:pic>
              </a:graphicData>
            </a:graphic>
            <wp14:sizeRelH relativeFrom="page">
              <wp14:pctWidth>0</wp14:pctWidth>
            </wp14:sizeRelH>
            <wp14:sizeRelV relativeFrom="page">
              <wp14:pctHeight>0</wp14:pctHeight>
            </wp14:sizeRelV>
          </wp:anchor>
        </w:drawing>
      </w:r>
      <w:r w:rsidRPr="51E3888E">
        <w:rPr>
          <w:rFonts w:ascii="Times New Roman" w:hAnsi="Times New Roman" w:cs="Times New Roman"/>
        </w:rPr>
        <w:t>specific postcard reads</w:t>
      </w:r>
      <w:r w:rsidRPr="51E3888E" w:rsidR="6A7F5D74">
        <w:rPr>
          <w:rFonts w:ascii="Times New Roman" w:hAnsi="Times New Roman" w:cs="Times New Roman"/>
        </w:rPr>
        <w:t>,</w:t>
      </w:r>
      <w:r w:rsidRPr="51E3888E">
        <w:rPr>
          <w:rFonts w:ascii="Times New Roman" w:hAnsi="Times New Roman" w:cs="Times New Roman"/>
        </w:rPr>
        <w:t xml:space="preserve"> “Indian Sq*** and Papoose on Miller Bros 101 Ranch”. The title’s</w:t>
      </w:r>
      <w:r w:rsidRPr="51E3888E" w:rsidR="6A7F5D74">
        <w:rPr>
          <w:rFonts w:ascii="Times New Roman" w:hAnsi="Times New Roman" w:cs="Times New Roman"/>
        </w:rPr>
        <w:t xml:space="preserve"> inclusion of such a </w:t>
      </w:r>
      <w:r w:rsidRPr="51E3888E">
        <w:rPr>
          <w:rFonts w:ascii="Times New Roman" w:hAnsi="Times New Roman" w:cs="Times New Roman"/>
        </w:rPr>
        <w:t>derogatory term</w:t>
      </w:r>
      <w:r w:rsidRPr="51E3888E" w:rsidR="6A7F5D74">
        <w:rPr>
          <w:rFonts w:ascii="Times New Roman" w:hAnsi="Times New Roman" w:cs="Times New Roman"/>
        </w:rPr>
        <w:t xml:space="preserve"> to describe</w:t>
      </w:r>
      <w:r w:rsidRPr="51E3888E">
        <w:rPr>
          <w:rFonts w:ascii="Times New Roman" w:hAnsi="Times New Roman" w:cs="Times New Roman"/>
        </w:rPr>
        <w:t xml:space="preserve"> a Native American woman is not only demeaning</w:t>
      </w:r>
      <w:r w:rsidRPr="51E3888E" w:rsidR="6A7F5D74">
        <w:rPr>
          <w:rFonts w:ascii="Times New Roman" w:hAnsi="Times New Roman" w:cs="Times New Roman"/>
        </w:rPr>
        <w:t xml:space="preserve"> and inappropriate,</w:t>
      </w:r>
      <w:r w:rsidRPr="51E3888E">
        <w:rPr>
          <w:rFonts w:ascii="Times New Roman" w:hAnsi="Times New Roman" w:cs="Times New Roman"/>
        </w:rPr>
        <w:t xml:space="preserve"> but </w:t>
      </w:r>
      <w:r w:rsidRPr="51E3888E" w:rsidR="6A7F5D74">
        <w:rPr>
          <w:rFonts w:ascii="Times New Roman" w:hAnsi="Times New Roman" w:cs="Times New Roman"/>
        </w:rPr>
        <w:t xml:space="preserve">it is </w:t>
      </w:r>
      <w:r w:rsidRPr="51E3888E">
        <w:rPr>
          <w:rFonts w:ascii="Times New Roman" w:hAnsi="Times New Roman" w:cs="Times New Roman"/>
        </w:rPr>
        <w:t>also a generalization</w:t>
      </w:r>
      <w:r w:rsidRPr="51E3888E" w:rsidR="315F95B9">
        <w:rPr>
          <w:rFonts w:ascii="Times New Roman" w:hAnsi="Times New Roman" w:cs="Times New Roman"/>
        </w:rPr>
        <w:t>. This is much like the last postcard</w:t>
      </w:r>
      <w:r w:rsidRPr="51E3888E" w:rsidR="41718F93">
        <w:rPr>
          <w:rFonts w:ascii="Times New Roman" w:hAnsi="Times New Roman" w:cs="Times New Roman"/>
        </w:rPr>
        <w:t xml:space="preserve"> which </w:t>
      </w:r>
      <w:r w:rsidRPr="51E3888E" w:rsidR="315F95B9">
        <w:rPr>
          <w:rFonts w:ascii="Times New Roman" w:hAnsi="Times New Roman" w:cs="Times New Roman"/>
        </w:rPr>
        <w:t>grou</w:t>
      </w:r>
      <w:r w:rsidRPr="51E3888E" w:rsidR="41718F93">
        <w:rPr>
          <w:rFonts w:ascii="Times New Roman" w:hAnsi="Times New Roman" w:cs="Times New Roman"/>
        </w:rPr>
        <w:t xml:space="preserve">ped </w:t>
      </w:r>
      <w:r w:rsidRPr="51E3888E" w:rsidR="315F95B9">
        <w:rPr>
          <w:rFonts w:ascii="Times New Roman" w:hAnsi="Times New Roman" w:cs="Times New Roman"/>
        </w:rPr>
        <w:t>eight individuals as ‘Indians’, as opposed to sharing any information about which tribe they</w:t>
      </w:r>
      <w:r w:rsidRPr="51E3888E" w:rsidR="41718F93">
        <w:rPr>
          <w:rFonts w:ascii="Times New Roman" w:hAnsi="Times New Roman" w:cs="Times New Roman"/>
        </w:rPr>
        <w:t xml:space="preserve"> belonged to</w:t>
      </w:r>
      <w:r w:rsidRPr="51E3888E" w:rsidR="315F95B9">
        <w:rPr>
          <w:rFonts w:ascii="Times New Roman" w:hAnsi="Times New Roman" w:cs="Times New Roman"/>
        </w:rPr>
        <w:t>. In terms of the</w:t>
      </w:r>
      <w:r w:rsidRPr="51E3888E" w:rsidR="41718F93">
        <w:rPr>
          <w:rFonts w:ascii="Times New Roman" w:hAnsi="Times New Roman" w:cs="Times New Roman"/>
        </w:rPr>
        <w:t xml:space="preserve"> second</w:t>
      </w:r>
      <w:r w:rsidRPr="51E3888E" w:rsidR="315F95B9">
        <w:rPr>
          <w:rFonts w:ascii="Times New Roman" w:hAnsi="Times New Roman" w:cs="Times New Roman"/>
        </w:rPr>
        <w:t xml:space="preserve"> postcard</w:t>
      </w:r>
      <w:r w:rsidRPr="51E3888E" w:rsidR="65712B79">
        <w:rPr>
          <w:rFonts w:ascii="Times New Roman" w:hAnsi="Times New Roman" w:cs="Times New Roman"/>
        </w:rPr>
        <w:t xml:space="preserve">’s depiction of this woman, </w:t>
      </w:r>
      <w:r w:rsidRPr="51E3888E" w:rsidR="6A7F5D74">
        <w:rPr>
          <w:rFonts w:ascii="Times New Roman" w:hAnsi="Times New Roman" w:cs="Times New Roman"/>
        </w:rPr>
        <w:t xml:space="preserve">there </w:t>
      </w:r>
      <w:r w:rsidRPr="51E3888E" w:rsidR="4B2845DD">
        <w:rPr>
          <w:rFonts w:ascii="Times New Roman" w:hAnsi="Times New Roman" w:cs="Times New Roman"/>
        </w:rPr>
        <w:t>are also</w:t>
      </w:r>
      <w:r w:rsidRPr="51E3888E" w:rsidR="6A7F5D74">
        <w:rPr>
          <w:rFonts w:ascii="Times New Roman" w:hAnsi="Times New Roman" w:cs="Times New Roman"/>
        </w:rPr>
        <w:t xml:space="preserve"> no defining words present in the </w:t>
      </w:r>
      <w:r w:rsidRPr="51E3888E" w:rsidR="6A7F5D74">
        <w:rPr>
          <w:rFonts w:ascii="Times New Roman" w:hAnsi="Times New Roman" w:cs="Times New Roman"/>
        </w:rPr>
        <w:lastRenderedPageBreak/>
        <w:t>title to describe who this person was or what tribe they belonged to</w:t>
      </w:r>
      <w:r w:rsidRPr="51E3888E" w:rsidR="4B2845DD">
        <w:rPr>
          <w:rFonts w:ascii="Times New Roman" w:hAnsi="Times New Roman" w:cs="Times New Roman"/>
        </w:rPr>
        <w:t xml:space="preserve">. </w:t>
      </w:r>
      <w:r w:rsidRPr="51E3888E" w:rsidR="65712B79">
        <w:rPr>
          <w:rFonts w:ascii="Times New Roman" w:hAnsi="Times New Roman" w:cs="Times New Roman"/>
        </w:rPr>
        <w:t>In this way, this</w:t>
      </w:r>
      <w:r w:rsidRPr="51E3888E" w:rsidR="6A7F5D74">
        <w:rPr>
          <w:rFonts w:ascii="Times New Roman" w:hAnsi="Times New Roman" w:cs="Times New Roman"/>
        </w:rPr>
        <w:t xml:space="preserve"> postcard </w:t>
      </w:r>
      <w:r w:rsidRPr="51E3888E">
        <w:rPr>
          <w:rFonts w:ascii="Times New Roman" w:hAnsi="Times New Roman" w:cs="Times New Roman"/>
        </w:rPr>
        <w:t>contributes to the erasure of specific tribes in favor of universalizing the term “Indian” or, in this case, a slur for a Native American woman.</w:t>
      </w:r>
      <w:r w:rsidRPr="51E3888E" w:rsidR="1FC7F297">
        <w:rPr>
          <w:rFonts w:ascii="Times New Roman" w:hAnsi="Times New Roman" w:cs="Times New Roman"/>
        </w:rPr>
        <w:t xml:space="preserve"> Since this woman was </w:t>
      </w:r>
      <w:r w:rsidRPr="51E3888E" w:rsidR="1BC6BB30">
        <w:rPr>
          <w:rFonts w:ascii="Times New Roman" w:hAnsi="Times New Roman" w:cs="Times New Roman"/>
        </w:rPr>
        <w:t>probably</w:t>
      </w:r>
      <w:r w:rsidRPr="51E3888E" w:rsidR="1FC7F297">
        <w:rPr>
          <w:rFonts w:ascii="Times New Roman" w:hAnsi="Times New Roman" w:cs="Times New Roman"/>
        </w:rPr>
        <w:t xml:space="preserve"> an actor on</w:t>
      </w:r>
      <w:r w:rsidRPr="51E3888E" w:rsidR="1BC6BB30">
        <w:rPr>
          <w:rFonts w:ascii="Times New Roman" w:hAnsi="Times New Roman" w:cs="Times New Roman"/>
        </w:rPr>
        <w:t xml:space="preserve"> this ranch as well</w:t>
      </w:r>
      <w:r w:rsidRPr="51E3888E" w:rsidR="1FC7F297">
        <w:rPr>
          <w:rFonts w:ascii="Times New Roman" w:hAnsi="Times New Roman" w:cs="Times New Roman"/>
        </w:rPr>
        <w:t xml:space="preserve">, it is important note that these films were often othering in the fact that they were consistently labeled as </w:t>
      </w:r>
      <w:r w:rsidRPr="51E3888E" w:rsidR="73911AFA">
        <w:rPr>
          <w:rFonts w:ascii="Times New Roman" w:hAnsi="Times New Roman" w:cs="Times New Roman"/>
        </w:rPr>
        <w:t>‘cowboys vs Indians’</w:t>
      </w:r>
      <w:r w:rsidRPr="51E3888E" w:rsidR="1FC7F297">
        <w:rPr>
          <w:rFonts w:ascii="Times New Roman" w:hAnsi="Times New Roman" w:cs="Times New Roman"/>
        </w:rPr>
        <w:t xml:space="preserve">. </w:t>
      </w:r>
      <w:commentRangeStart w:id="34"/>
      <w:r w:rsidRPr="51E3888E" w:rsidR="1FC7F297">
        <w:rPr>
          <w:rFonts w:ascii="Times New Roman" w:hAnsi="Times New Roman" w:cs="Times New Roman"/>
        </w:rPr>
        <w:t xml:space="preserve">This theme </w:t>
      </w:r>
      <w:r w:rsidRPr="51E3888E" w:rsidR="48F744E6">
        <w:rPr>
          <w:rFonts w:ascii="Times New Roman" w:hAnsi="Times New Roman" w:cs="Times New Roman"/>
        </w:rPr>
        <w:t>seen</w:t>
      </w:r>
      <w:r w:rsidRPr="51E3888E" w:rsidR="6F36909A">
        <w:rPr>
          <w:rFonts w:ascii="Times New Roman" w:hAnsi="Times New Roman" w:cs="Times New Roman"/>
        </w:rPr>
        <w:t xml:space="preserve"> throughout wild west films</w:t>
      </w:r>
      <w:r w:rsidRPr="51E3888E" w:rsidR="26BAAD84">
        <w:rPr>
          <w:rFonts w:ascii="Times New Roman" w:hAnsi="Times New Roman" w:cs="Times New Roman"/>
        </w:rPr>
        <w:t xml:space="preserve"> </w:t>
      </w:r>
      <w:r w:rsidRPr="51E3888E">
        <w:rPr>
          <w:rFonts w:ascii="Times New Roman" w:hAnsi="Times New Roman" w:cs="Times New Roman"/>
        </w:rPr>
        <w:t>further subscri</w:t>
      </w:r>
      <w:r w:rsidRPr="51E3888E" w:rsidR="5BDCFBAB">
        <w:rPr>
          <w:rFonts w:ascii="Times New Roman" w:hAnsi="Times New Roman" w:cs="Times New Roman"/>
        </w:rPr>
        <w:t>bes</w:t>
      </w:r>
      <w:r w:rsidRPr="51E3888E">
        <w:rPr>
          <w:rFonts w:ascii="Times New Roman" w:hAnsi="Times New Roman" w:cs="Times New Roman"/>
        </w:rPr>
        <w:t xml:space="preserve"> to the erasure of individual groups and encourag</w:t>
      </w:r>
      <w:r w:rsidRPr="51E3888E" w:rsidR="5BDCFBAB">
        <w:rPr>
          <w:rFonts w:ascii="Times New Roman" w:hAnsi="Times New Roman" w:cs="Times New Roman"/>
        </w:rPr>
        <w:t>es</w:t>
      </w:r>
      <w:r w:rsidRPr="51E3888E">
        <w:rPr>
          <w:rFonts w:ascii="Times New Roman" w:hAnsi="Times New Roman" w:cs="Times New Roman"/>
        </w:rPr>
        <w:t xml:space="preserve"> this false idea of Native Americans being </w:t>
      </w:r>
      <w:r w:rsidRPr="51E3888E" w:rsidR="6F36909A">
        <w:rPr>
          <w:rFonts w:ascii="Times New Roman" w:hAnsi="Times New Roman" w:cs="Times New Roman"/>
        </w:rPr>
        <w:t xml:space="preserve">not only </w:t>
      </w:r>
      <w:r w:rsidRPr="51E3888E">
        <w:rPr>
          <w:rFonts w:ascii="Times New Roman" w:hAnsi="Times New Roman" w:cs="Times New Roman"/>
        </w:rPr>
        <w:t>one group of people</w:t>
      </w:r>
      <w:r w:rsidRPr="51E3888E" w:rsidR="1FC7F297">
        <w:rPr>
          <w:rFonts w:ascii="Times New Roman" w:hAnsi="Times New Roman" w:cs="Times New Roman"/>
        </w:rPr>
        <w:t xml:space="preserve">, </w:t>
      </w:r>
      <w:r w:rsidRPr="51E3888E" w:rsidR="6F36909A">
        <w:rPr>
          <w:rFonts w:ascii="Times New Roman" w:hAnsi="Times New Roman" w:cs="Times New Roman"/>
        </w:rPr>
        <w:t xml:space="preserve">but also </w:t>
      </w:r>
      <w:r w:rsidRPr="51E3888E" w:rsidR="26BAAD84">
        <w:rPr>
          <w:rFonts w:ascii="Times New Roman" w:hAnsi="Times New Roman" w:cs="Times New Roman"/>
        </w:rPr>
        <w:t xml:space="preserve">as </w:t>
      </w:r>
      <w:r w:rsidRPr="51E3888E" w:rsidR="6F36909A">
        <w:rPr>
          <w:rFonts w:ascii="Times New Roman" w:hAnsi="Times New Roman" w:cs="Times New Roman"/>
        </w:rPr>
        <w:t>being</w:t>
      </w:r>
      <w:r w:rsidRPr="51E3888E" w:rsidR="1FC7F297">
        <w:rPr>
          <w:rFonts w:ascii="Times New Roman" w:hAnsi="Times New Roman" w:cs="Times New Roman"/>
        </w:rPr>
        <w:t xml:space="preserve"> the enemy. </w:t>
      </w:r>
      <w:commentRangeEnd w:id="34"/>
      <w:r w:rsidR="004C088A">
        <w:rPr>
          <w:rStyle w:val="CommentReference"/>
        </w:rPr>
        <w:commentReference w:id="34"/>
      </w:r>
    </w:p>
    <w:p w:rsidRPr="00BC24B1" w:rsidR="00BC24B1" w:rsidP="00BC24B1" w:rsidRDefault="00BC24B1" w14:paraId="1CC26914" w14:textId="07F46E61">
      <w:pPr>
        <w:spacing w:line="480" w:lineRule="auto"/>
        <w:jc w:val="center"/>
        <w:rPr>
          <w:rFonts w:ascii="Times New Roman" w:hAnsi="Times New Roman" w:cs="Times New Roman"/>
          <w:b/>
          <w:bCs/>
        </w:rPr>
      </w:pPr>
      <w:r w:rsidRPr="00BC24B1">
        <w:rPr>
          <w:rFonts w:ascii="Times New Roman" w:hAnsi="Times New Roman" w:cs="Times New Roman"/>
          <w:b/>
          <w:bCs/>
        </w:rPr>
        <w:t>Exploitation through the White Gaze</w:t>
      </w:r>
    </w:p>
    <w:p w:rsidR="00FA4DE2" w:rsidP="00FA4DE2" w:rsidRDefault="00CE6646" w14:paraId="22FEF105" w14:textId="0C656A98">
      <w:pPr>
        <w:spacing w:line="480" w:lineRule="auto"/>
        <w:ind w:firstLine="720"/>
        <w:rPr>
          <w:rFonts w:ascii="Times New Roman" w:hAnsi="Times New Roman" w:eastAsia="Times New Roman" w:cs="Times New Roman"/>
          <w:color w:val="020202"/>
          <w:shd w:val="clear" w:color="auto" w:fill="FFFFFF"/>
        </w:rPr>
      </w:pPr>
      <w:r>
        <w:rPr>
          <w:rFonts w:ascii="Times New Roman" w:hAnsi="Times New Roman" w:cs="Times New Roman"/>
          <w:noProof/>
        </w:rPr>
        <w:drawing>
          <wp:anchor distT="0" distB="0" distL="114300" distR="114300" simplePos="0" relativeHeight="251658240" behindDoc="0" locked="0" layoutInCell="1" allowOverlap="1" wp14:anchorId="707BB90B" wp14:editId="16CD47DD">
            <wp:simplePos x="0" y="0"/>
            <wp:positionH relativeFrom="column">
              <wp:posOffset>-500185</wp:posOffset>
            </wp:positionH>
            <wp:positionV relativeFrom="paragraph">
              <wp:posOffset>1204107</wp:posOffset>
            </wp:positionV>
            <wp:extent cx="2347595" cy="1492885"/>
            <wp:effectExtent l="0" t="0" r="1905" b="5715"/>
            <wp:wrapSquare wrapText="bothSides"/>
            <wp:docPr id="3" name="Picture 3" descr="A group of men in cloth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men in clothing&#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7595" cy="1492885"/>
                    </a:xfrm>
                    <a:prstGeom prst="rect">
                      <a:avLst/>
                    </a:prstGeom>
                  </pic:spPr>
                </pic:pic>
              </a:graphicData>
            </a:graphic>
            <wp14:sizeRelH relativeFrom="page">
              <wp14:pctWidth>0</wp14:pctWidth>
            </wp14:sizeRelH>
            <wp14:sizeRelV relativeFrom="page">
              <wp14:pctHeight>0</wp14:pctHeight>
            </wp14:sizeRelV>
          </wp:anchor>
        </w:drawing>
      </w:r>
      <w:r w:rsidR="003F0997">
        <w:rPr>
          <w:rFonts w:ascii="Times New Roman" w:hAnsi="Times New Roman" w:cs="Times New Roman"/>
        </w:rPr>
        <w:t>In</w:t>
      </w:r>
      <w:r w:rsidR="00E947D9">
        <w:rPr>
          <w:rFonts w:ascii="Times New Roman" w:hAnsi="Times New Roman" w:cs="Times New Roman"/>
        </w:rPr>
        <w:t xml:space="preserve"> </w:t>
      </w:r>
      <w:r w:rsidR="00B80DD4">
        <w:rPr>
          <w:rFonts w:ascii="Times New Roman" w:hAnsi="Times New Roman" w:cs="Times New Roman"/>
        </w:rPr>
        <w:t xml:space="preserve">addition to </w:t>
      </w:r>
      <w:r w:rsidR="00E947D9">
        <w:rPr>
          <w:rFonts w:ascii="Times New Roman" w:hAnsi="Times New Roman" w:cs="Times New Roman"/>
        </w:rPr>
        <w:t xml:space="preserve">these other instances of exploitation, the </w:t>
      </w:r>
      <w:r w:rsidR="00B80DD4">
        <w:rPr>
          <w:rFonts w:ascii="Times New Roman" w:hAnsi="Times New Roman" w:cs="Times New Roman"/>
        </w:rPr>
        <w:t xml:space="preserve">third and final </w:t>
      </w:r>
      <w:r w:rsidR="00E947D9">
        <w:rPr>
          <w:rFonts w:ascii="Times New Roman" w:hAnsi="Times New Roman" w:cs="Times New Roman"/>
        </w:rPr>
        <w:t xml:space="preserve">postcard </w:t>
      </w:r>
      <w:r>
        <w:rPr>
          <w:rFonts w:ascii="Times New Roman" w:hAnsi="Times New Roman" w:cs="Times New Roman"/>
        </w:rPr>
        <w:t xml:space="preserve">exploits </w:t>
      </w:r>
      <w:r w:rsidR="00E947D9">
        <w:rPr>
          <w:rFonts w:ascii="Times New Roman" w:hAnsi="Times New Roman" w:cs="Times New Roman"/>
        </w:rPr>
        <w:t xml:space="preserve">Native Americans through the white gaze. </w:t>
      </w:r>
      <w:r>
        <w:rPr>
          <w:rFonts w:ascii="Times New Roman" w:hAnsi="Times New Roman" w:cs="Times New Roman"/>
        </w:rPr>
        <w:t>In this</w:t>
      </w:r>
      <w:r w:rsidR="00E947D9">
        <w:rPr>
          <w:rFonts w:ascii="Times New Roman" w:hAnsi="Times New Roman" w:cs="Times New Roman"/>
        </w:rPr>
        <w:t xml:space="preserve"> </w:t>
      </w:r>
      <w:proofErr w:type="gramStart"/>
      <w:r w:rsidR="001F62DF">
        <w:rPr>
          <w:rFonts w:ascii="Times New Roman" w:hAnsi="Times New Roman" w:cs="Times New Roman"/>
        </w:rPr>
        <w:t>particular</w:t>
      </w:r>
      <w:r w:rsidR="00E56FF8">
        <w:rPr>
          <w:rFonts w:ascii="Times New Roman" w:hAnsi="Times New Roman" w:cs="Times New Roman"/>
        </w:rPr>
        <w:t xml:space="preserve"> postcar</w:t>
      </w:r>
      <w:r w:rsidR="00B80DD4">
        <w:rPr>
          <w:rFonts w:ascii="Times New Roman" w:hAnsi="Times New Roman" w:cs="Times New Roman"/>
        </w:rPr>
        <w:t>d</w:t>
      </w:r>
      <w:proofErr w:type="gramEnd"/>
      <w:r>
        <w:rPr>
          <w:rFonts w:ascii="Times New Roman" w:hAnsi="Times New Roman" w:cs="Times New Roman"/>
        </w:rPr>
        <w:t>,</w:t>
      </w:r>
      <w:r w:rsidR="00B80DD4">
        <w:rPr>
          <w:rFonts w:ascii="Times New Roman" w:hAnsi="Times New Roman" w:cs="Times New Roman"/>
        </w:rPr>
        <w:t xml:space="preserve"> </w:t>
      </w:r>
      <w:r>
        <w:rPr>
          <w:rFonts w:ascii="Times New Roman" w:hAnsi="Times New Roman" w:cs="Times New Roman"/>
        </w:rPr>
        <w:t>a group of</w:t>
      </w:r>
      <w:r w:rsidR="00E56FF8">
        <w:rPr>
          <w:rFonts w:ascii="Times New Roman" w:hAnsi="Times New Roman" w:cs="Times New Roman"/>
        </w:rPr>
        <w:t xml:space="preserve"> Pawnee people</w:t>
      </w:r>
      <w:r>
        <w:rPr>
          <w:rFonts w:ascii="Times New Roman" w:hAnsi="Times New Roman" w:cs="Times New Roman"/>
        </w:rPr>
        <w:t xml:space="preserve"> are showcased, and their name is included in the title. </w:t>
      </w:r>
      <w:r w:rsidR="00ED6768">
        <w:rPr>
          <w:rFonts w:ascii="Times New Roman" w:hAnsi="Times New Roman" w:cs="Times New Roman"/>
        </w:rPr>
        <w:t xml:space="preserve">According to the Pawnee Nation’s official website, </w:t>
      </w:r>
      <w:r w:rsidRPr="00DA619D" w:rsidR="00190D0B">
        <w:rPr>
          <w:rFonts w:ascii="Times New Roman" w:hAnsi="Times New Roman" w:eastAsia="Times New Roman" w:cs="Times New Roman"/>
          <w:color w:val="020202"/>
          <w:shd w:val="clear" w:color="auto" w:fill="FFFFFF"/>
        </w:rPr>
        <w:t>“</w:t>
      </w:r>
      <w:commentRangeStart w:id="35"/>
      <w:r w:rsidRPr="00DA619D" w:rsidR="00190D0B">
        <w:rPr>
          <w:rFonts w:ascii="Times New Roman" w:hAnsi="Times New Roman" w:eastAsia="Times New Roman" w:cs="Times New Roman"/>
          <w:color w:val="020202"/>
          <w:shd w:val="clear" w:color="auto" w:fill="FFFFFF"/>
        </w:rPr>
        <w:t>Pawn</w:t>
      </w:r>
      <w:r w:rsidRPr="00190D0B" w:rsidR="00190D0B">
        <w:rPr>
          <w:rFonts w:ascii="Times New Roman" w:hAnsi="Times New Roman" w:eastAsia="Times New Roman" w:cs="Times New Roman"/>
          <w:color w:val="020202"/>
          <w:shd w:val="clear" w:color="auto" w:fill="FFFFFF"/>
        </w:rPr>
        <w:t xml:space="preserve">ees ceded their </w:t>
      </w:r>
      <w:commentRangeEnd w:id="35"/>
      <w:r w:rsidR="00933B8F">
        <w:rPr>
          <w:rStyle w:val="CommentReference"/>
        </w:rPr>
        <w:commentReference w:id="35"/>
      </w:r>
      <w:r w:rsidRPr="00190D0B" w:rsidR="00190D0B">
        <w:rPr>
          <w:rFonts w:ascii="Times New Roman" w:hAnsi="Times New Roman" w:eastAsia="Times New Roman" w:cs="Times New Roman"/>
          <w:color w:val="020202"/>
          <w:shd w:val="clear" w:color="auto" w:fill="FFFFFF"/>
        </w:rPr>
        <w:t>territory to the U.S. Government in the 1800</w:t>
      </w:r>
      <w:r w:rsidR="00A27FB6">
        <w:rPr>
          <w:rFonts w:ascii="Times New Roman" w:hAnsi="Times New Roman" w:eastAsia="Times New Roman" w:cs="Times New Roman"/>
          <w:color w:val="020202"/>
          <w:shd w:val="clear" w:color="auto" w:fill="FFFFFF"/>
        </w:rPr>
        <w:t>’</w:t>
      </w:r>
      <w:r w:rsidRPr="00190D0B" w:rsidR="00190D0B">
        <w:rPr>
          <w:rFonts w:ascii="Times New Roman" w:hAnsi="Times New Roman" w:eastAsia="Times New Roman" w:cs="Times New Roman"/>
          <w:color w:val="020202"/>
          <w:shd w:val="clear" w:color="auto" w:fill="FFFFFF"/>
        </w:rPr>
        <w:t>s and were removed from Nebraska</w:t>
      </w:r>
      <w:r w:rsidRPr="00DA619D" w:rsidR="00190D0B">
        <w:rPr>
          <w:rFonts w:ascii="Times New Roman" w:hAnsi="Times New Roman" w:eastAsia="Times New Roman" w:cs="Times New Roman"/>
          <w:color w:val="020202"/>
          <w:shd w:val="clear" w:color="auto" w:fill="FFFFFF"/>
        </w:rPr>
        <w:t xml:space="preserve">” </w:t>
      </w:r>
      <w:r w:rsidRPr="00DA619D" w:rsidR="00DA619D">
        <w:rPr>
          <w:rFonts w:ascii="Times New Roman" w:hAnsi="Times New Roman" w:eastAsia="Times New Roman" w:cs="Times New Roman"/>
          <w:color w:val="020202"/>
          <w:shd w:val="clear" w:color="auto" w:fill="FFFFFF"/>
        </w:rPr>
        <w:t>(Pawnee Nation</w:t>
      </w:r>
      <w:r w:rsidRPr="00DA619D" w:rsidR="6D7CD4BE">
        <w:rPr>
          <w:rFonts w:ascii="Times New Roman" w:hAnsi="Times New Roman" w:eastAsia="Times New Roman" w:cs="Times New Roman"/>
          <w:color w:val="020202"/>
          <w:shd w:val="clear" w:color="auto" w:fill="FFFFFF"/>
        </w:rPr>
        <w:t>,</w:t>
      </w:r>
      <w:r w:rsidRPr="00DA619D" w:rsidR="00DA619D">
        <w:rPr>
          <w:rFonts w:ascii="Times New Roman" w:hAnsi="Times New Roman" w:eastAsia="Times New Roman" w:cs="Times New Roman"/>
          <w:color w:val="020202"/>
          <w:shd w:val="clear" w:color="auto" w:fill="FFFFFF"/>
        </w:rPr>
        <w:t xml:space="preserve"> 2023). </w:t>
      </w:r>
      <w:r w:rsidR="001F62DF">
        <w:rPr>
          <w:rFonts w:ascii="Times New Roman" w:hAnsi="Times New Roman" w:eastAsia="Times New Roman" w:cs="Times New Roman"/>
          <w:color w:val="020202"/>
          <w:shd w:val="clear" w:color="auto" w:fill="FFFFFF"/>
        </w:rPr>
        <w:t xml:space="preserve">After </w:t>
      </w:r>
      <w:r w:rsidR="007E4A8B">
        <w:rPr>
          <w:rFonts w:ascii="Times New Roman" w:hAnsi="Times New Roman" w:eastAsia="Times New Roman" w:cs="Times New Roman"/>
          <w:color w:val="020202"/>
          <w:shd w:val="clear" w:color="auto" w:fill="FFFFFF"/>
        </w:rPr>
        <w:t>withdrawing</w:t>
      </w:r>
      <w:r w:rsidR="008A7F35">
        <w:rPr>
          <w:rFonts w:ascii="Times New Roman" w:hAnsi="Times New Roman" w:eastAsia="Times New Roman" w:cs="Times New Roman"/>
          <w:color w:val="020202"/>
          <w:shd w:val="clear" w:color="auto" w:fill="FFFFFF"/>
        </w:rPr>
        <w:t>, the</w:t>
      </w:r>
      <w:r w:rsidR="00806DDA">
        <w:rPr>
          <w:rFonts w:ascii="Times New Roman" w:hAnsi="Times New Roman" w:eastAsia="Times New Roman" w:cs="Times New Roman"/>
          <w:color w:val="020202"/>
          <w:shd w:val="clear" w:color="auto" w:fill="FFFFFF"/>
        </w:rPr>
        <w:t xml:space="preserve"> Pawnees then moved their tribe to </w:t>
      </w:r>
      <w:r w:rsidR="008A7F35">
        <w:rPr>
          <w:rFonts w:ascii="Times New Roman" w:hAnsi="Times New Roman" w:eastAsia="Times New Roman" w:cs="Times New Roman"/>
          <w:color w:val="020202"/>
          <w:shd w:val="clear" w:color="auto" w:fill="FFFFFF"/>
        </w:rPr>
        <w:t xml:space="preserve">the state of </w:t>
      </w:r>
      <w:r w:rsidR="00806DDA">
        <w:rPr>
          <w:rFonts w:ascii="Times New Roman" w:hAnsi="Times New Roman" w:eastAsia="Times New Roman" w:cs="Times New Roman"/>
          <w:color w:val="020202"/>
          <w:shd w:val="clear" w:color="auto" w:fill="FFFFFF"/>
        </w:rPr>
        <w:t>Oklahoma.</w:t>
      </w:r>
      <w:r w:rsidR="00A27FB6">
        <w:rPr>
          <w:rFonts w:ascii="Times New Roman" w:hAnsi="Times New Roman" w:eastAsia="Times New Roman" w:cs="Times New Roman"/>
          <w:color w:val="020202"/>
          <w:shd w:val="clear" w:color="auto" w:fill="FFFFFF"/>
        </w:rPr>
        <w:t xml:space="preserve"> </w:t>
      </w:r>
      <w:r w:rsidR="00653F45">
        <w:rPr>
          <w:rFonts w:ascii="Times New Roman" w:hAnsi="Times New Roman" w:eastAsia="Times New Roman" w:cs="Times New Roman"/>
          <w:color w:val="020202"/>
          <w:shd w:val="clear" w:color="auto" w:fill="FFFFFF"/>
        </w:rPr>
        <w:t xml:space="preserve">While this postcard does not take place on the same ranch as the other two, </w:t>
      </w:r>
      <w:proofErr w:type="gramStart"/>
      <w:r w:rsidR="00806DDA">
        <w:rPr>
          <w:rFonts w:ascii="Times New Roman" w:hAnsi="Times New Roman" w:eastAsia="Times New Roman" w:cs="Times New Roman"/>
          <w:color w:val="020202"/>
          <w:shd w:val="clear" w:color="auto" w:fill="FFFFFF"/>
        </w:rPr>
        <w:t>is</w:t>
      </w:r>
      <w:proofErr w:type="gramEnd"/>
      <w:r w:rsidR="00806DDA">
        <w:rPr>
          <w:rFonts w:ascii="Times New Roman" w:hAnsi="Times New Roman" w:eastAsia="Times New Roman" w:cs="Times New Roman"/>
          <w:color w:val="020202"/>
          <w:shd w:val="clear" w:color="auto" w:fill="FFFFFF"/>
        </w:rPr>
        <w:t xml:space="preserve"> </w:t>
      </w:r>
      <w:r w:rsidR="00653F45">
        <w:rPr>
          <w:rFonts w:ascii="Times New Roman" w:hAnsi="Times New Roman" w:eastAsia="Times New Roman" w:cs="Times New Roman"/>
          <w:color w:val="020202"/>
          <w:shd w:val="clear" w:color="auto" w:fill="FFFFFF"/>
        </w:rPr>
        <w:t xml:space="preserve">still </w:t>
      </w:r>
      <w:r w:rsidR="00806DDA">
        <w:rPr>
          <w:rFonts w:ascii="Times New Roman" w:hAnsi="Times New Roman" w:eastAsia="Times New Roman" w:cs="Times New Roman"/>
          <w:color w:val="020202"/>
          <w:shd w:val="clear" w:color="auto" w:fill="FFFFFF"/>
        </w:rPr>
        <w:t xml:space="preserve">looks </w:t>
      </w:r>
      <w:r w:rsidR="00B4663A">
        <w:rPr>
          <w:rFonts w:ascii="Times New Roman" w:hAnsi="Times New Roman" w:eastAsia="Times New Roman" w:cs="Times New Roman"/>
          <w:color w:val="020202"/>
          <w:shd w:val="clear" w:color="auto" w:fill="FFFFFF"/>
        </w:rPr>
        <w:t>a bit theatrical in the staging</w:t>
      </w:r>
      <w:r w:rsidR="000F0CF7">
        <w:rPr>
          <w:rFonts w:ascii="Times New Roman" w:hAnsi="Times New Roman" w:eastAsia="Times New Roman" w:cs="Times New Roman"/>
          <w:color w:val="020202"/>
          <w:shd w:val="clear" w:color="auto" w:fill="FFFFFF"/>
        </w:rPr>
        <w:t xml:space="preserve"> of the photo</w:t>
      </w:r>
      <w:r w:rsidR="007E4A8B">
        <w:rPr>
          <w:rFonts w:ascii="Times New Roman" w:hAnsi="Times New Roman" w:eastAsia="Times New Roman" w:cs="Times New Roman"/>
          <w:color w:val="020202"/>
          <w:shd w:val="clear" w:color="auto" w:fill="FFFFFF"/>
        </w:rPr>
        <w:t xml:space="preserve"> in that </w:t>
      </w:r>
      <w:r w:rsidR="00B4663A">
        <w:rPr>
          <w:rFonts w:ascii="Times New Roman" w:hAnsi="Times New Roman" w:eastAsia="Times New Roman" w:cs="Times New Roman"/>
          <w:color w:val="020202"/>
          <w:shd w:val="clear" w:color="auto" w:fill="FFFFFF"/>
        </w:rPr>
        <w:t xml:space="preserve">the people look like they are posing. </w:t>
      </w:r>
      <w:r w:rsidR="00653F45">
        <w:rPr>
          <w:rFonts w:ascii="Times New Roman" w:hAnsi="Times New Roman" w:eastAsia="Times New Roman" w:cs="Times New Roman"/>
          <w:color w:val="020202"/>
          <w:shd w:val="clear" w:color="auto" w:fill="FFFFFF"/>
        </w:rPr>
        <w:t xml:space="preserve">The reason for this </w:t>
      </w:r>
      <w:r w:rsidR="007E4A8B">
        <w:rPr>
          <w:rFonts w:ascii="Times New Roman" w:hAnsi="Times New Roman" w:eastAsia="Times New Roman" w:cs="Times New Roman"/>
          <w:color w:val="020202"/>
          <w:shd w:val="clear" w:color="auto" w:fill="FFFFFF"/>
        </w:rPr>
        <w:t>being</w:t>
      </w:r>
      <w:r w:rsidR="00653F45">
        <w:rPr>
          <w:rFonts w:ascii="Times New Roman" w:hAnsi="Times New Roman" w:eastAsia="Times New Roman" w:cs="Times New Roman"/>
          <w:color w:val="020202"/>
          <w:shd w:val="clear" w:color="auto" w:fill="FFFFFF"/>
        </w:rPr>
        <w:t xml:space="preserve"> w</w:t>
      </w:r>
      <w:r w:rsidR="00BE01FD">
        <w:rPr>
          <w:rFonts w:ascii="Times New Roman" w:hAnsi="Times New Roman" w:eastAsia="Times New Roman" w:cs="Times New Roman"/>
          <w:color w:val="020202"/>
          <w:shd w:val="clear" w:color="auto" w:fill="FFFFFF"/>
        </w:rPr>
        <w:t>hite people would see what sells</w:t>
      </w:r>
      <w:r w:rsidR="00653F45">
        <w:rPr>
          <w:rFonts w:ascii="Times New Roman" w:hAnsi="Times New Roman" w:eastAsia="Times New Roman" w:cs="Times New Roman"/>
          <w:color w:val="020202"/>
          <w:shd w:val="clear" w:color="auto" w:fill="FFFFFF"/>
        </w:rPr>
        <w:t>:</w:t>
      </w:r>
      <w:r w:rsidR="00BE01FD">
        <w:rPr>
          <w:rFonts w:ascii="Times New Roman" w:hAnsi="Times New Roman" w:eastAsia="Times New Roman" w:cs="Times New Roman"/>
          <w:color w:val="020202"/>
          <w:shd w:val="clear" w:color="auto" w:fill="FFFFFF"/>
        </w:rPr>
        <w:t xml:space="preserve"> </w:t>
      </w:r>
      <w:r w:rsidR="00A8277F">
        <w:rPr>
          <w:rFonts w:ascii="Times New Roman" w:hAnsi="Times New Roman" w:eastAsia="Times New Roman" w:cs="Times New Roman"/>
          <w:color w:val="020202"/>
          <w:shd w:val="clear" w:color="auto" w:fill="FFFFFF"/>
        </w:rPr>
        <w:t xml:space="preserve">a group of </w:t>
      </w:r>
      <w:r w:rsidR="00BE01FD">
        <w:rPr>
          <w:rFonts w:ascii="Times New Roman" w:hAnsi="Times New Roman" w:eastAsia="Times New Roman" w:cs="Times New Roman"/>
          <w:color w:val="020202"/>
          <w:shd w:val="clear" w:color="auto" w:fill="FFFFFF"/>
        </w:rPr>
        <w:t xml:space="preserve">stereotypically staged Native Americans. </w:t>
      </w:r>
      <w:r w:rsidR="009B25BF">
        <w:rPr>
          <w:rFonts w:ascii="Times New Roman" w:hAnsi="Times New Roman" w:eastAsia="Times New Roman" w:cs="Times New Roman"/>
          <w:color w:val="020202"/>
          <w:shd w:val="clear" w:color="auto" w:fill="FFFFFF"/>
        </w:rPr>
        <w:t>The commodification of</w:t>
      </w:r>
      <w:r w:rsidR="00B4663A">
        <w:rPr>
          <w:rFonts w:ascii="Times New Roman" w:hAnsi="Times New Roman" w:eastAsia="Times New Roman" w:cs="Times New Roman"/>
          <w:color w:val="020202"/>
          <w:shd w:val="clear" w:color="auto" w:fill="FFFFFF"/>
        </w:rPr>
        <w:t xml:space="preserve"> the images of </w:t>
      </w:r>
      <w:r w:rsidR="00C60609">
        <w:rPr>
          <w:rFonts w:ascii="Times New Roman" w:hAnsi="Times New Roman" w:eastAsia="Times New Roman" w:cs="Times New Roman"/>
          <w:color w:val="020202"/>
          <w:shd w:val="clear" w:color="auto" w:fill="FFFFFF"/>
        </w:rPr>
        <w:t>the</w:t>
      </w:r>
      <w:r w:rsidR="001F62DF">
        <w:rPr>
          <w:rFonts w:ascii="Times New Roman" w:hAnsi="Times New Roman" w:eastAsia="Times New Roman" w:cs="Times New Roman"/>
          <w:color w:val="020202"/>
          <w:shd w:val="clear" w:color="auto" w:fill="FFFFFF"/>
        </w:rPr>
        <w:t xml:space="preserve"> ‘generic native’</w:t>
      </w:r>
      <w:r w:rsidR="00E963DB">
        <w:rPr>
          <w:rFonts w:ascii="Times New Roman" w:hAnsi="Times New Roman" w:eastAsia="Times New Roman" w:cs="Times New Roman"/>
          <w:color w:val="020202"/>
          <w:shd w:val="clear" w:color="auto" w:fill="FFFFFF"/>
        </w:rPr>
        <w:t xml:space="preserve">, much like this one, </w:t>
      </w:r>
      <w:r w:rsidR="00722A6A">
        <w:rPr>
          <w:rFonts w:ascii="Times New Roman" w:hAnsi="Times New Roman" w:eastAsia="Times New Roman" w:cs="Times New Roman"/>
          <w:color w:val="020202"/>
          <w:shd w:val="clear" w:color="auto" w:fill="FFFFFF"/>
        </w:rPr>
        <w:t xml:space="preserve">affirmed people’s stereotypes of indigenous people as well as </w:t>
      </w:r>
      <w:r w:rsidR="00FC4A5C">
        <w:rPr>
          <w:rFonts w:ascii="Times New Roman" w:hAnsi="Times New Roman" w:eastAsia="Times New Roman" w:cs="Times New Roman"/>
          <w:color w:val="020202"/>
          <w:shd w:val="clear" w:color="auto" w:fill="FFFFFF"/>
        </w:rPr>
        <w:t xml:space="preserve">profiled </w:t>
      </w:r>
      <w:r w:rsidR="00E963DB">
        <w:rPr>
          <w:rFonts w:ascii="Times New Roman" w:hAnsi="Times New Roman" w:eastAsia="Times New Roman" w:cs="Times New Roman"/>
          <w:color w:val="020202"/>
          <w:shd w:val="clear" w:color="auto" w:fill="FFFFFF"/>
        </w:rPr>
        <w:t>one tribe</w:t>
      </w:r>
      <w:r w:rsidR="00FC4A5C">
        <w:rPr>
          <w:rFonts w:ascii="Times New Roman" w:hAnsi="Times New Roman" w:eastAsia="Times New Roman" w:cs="Times New Roman"/>
          <w:color w:val="020202"/>
          <w:shd w:val="clear" w:color="auto" w:fill="FFFFFF"/>
        </w:rPr>
        <w:t xml:space="preserve"> </w:t>
      </w:r>
      <w:r w:rsidR="00CD77B1">
        <w:rPr>
          <w:rFonts w:ascii="Times New Roman" w:hAnsi="Times New Roman" w:eastAsia="Times New Roman" w:cs="Times New Roman"/>
          <w:color w:val="020202"/>
          <w:shd w:val="clear" w:color="auto" w:fill="FFFFFF"/>
        </w:rPr>
        <w:t>to be the</w:t>
      </w:r>
      <w:r w:rsidR="00FC4A5C">
        <w:rPr>
          <w:rFonts w:ascii="Times New Roman" w:hAnsi="Times New Roman" w:eastAsia="Times New Roman" w:cs="Times New Roman"/>
          <w:color w:val="020202"/>
          <w:shd w:val="clear" w:color="auto" w:fill="FFFFFF"/>
        </w:rPr>
        <w:t xml:space="preserve"> same as </w:t>
      </w:r>
      <w:r w:rsidR="00CD77B1">
        <w:rPr>
          <w:rFonts w:ascii="Times New Roman" w:hAnsi="Times New Roman" w:eastAsia="Times New Roman" w:cs="Times New Roman"/>
          <w:color w:val="020202"/>
          <w:shd w:val="clear" w:color="auto" w:fill="FFFFFF"/>
        </w:rPr>
        <w:t xml:space="preserve">all </w:t>
      </w:r>
      <w:r w:rsidR="00FC4A5C">
        <w:rPr>
          <w:rFonts w:ascii="Times New Roman" w:hAnsi="Times New Roman" w:eastAsia="Times New Roman" w:cs="Times New Roman"/>
          <w:color w:val="020202"/>
          <w:shd w:val="clear" w:color="auto" w:fill="FFFFFF"/>
        </w:rPr>
        <w:t>others. Despite th</w:t>
      </w:r>
      <w:r w:rsidR="00C74229">
        <w:rPr>
          <w:rFonts w:ascii="Times New Roman" w:hAnsi="Times New Roman" w:eastAsia="Times New Roman" w:cs="Times New Roman"/>
          <w:color w:val="020202"/>
          <w:shd w:val="clear" w:color="auto" w:fill="FFFFFF"/>
        </w:rPr>
        <w:t>e i</w:t>
      </w:r>
      <w:r w:rsidR="00FC4A5C">
        <w:rPr>
          <w:rFonts w:ascii="Times New Roman" w:hAnsi="Times New Roman" w:eastAsia="Times New Roman" w:cs="Times New Roman"/>
          <w:color w:val="020202"/>
          <w:shd w:val="clear" w:color="auto" w:fill="FFFFFF"/>
        </w:rPr>
        <w:t>nclusion</w:t>
      </w:r>
      <w:r w:rsidR="00C74229">
        <w:rPr>
          <w:rFonts w:ascii="Times New Roman" w:hAnsi="Times New Roman" w:eastAsia="Times New Roman" w:cs="Times New Roman"/>
          <w:color w:val="020202"/>
          <w:shd w:val="clear" w:color="auto" w:fill="FFFFFF"/>
        </w:rPr>
        <w:t xml:space="preserve"> of the name Pawnee in the title</w:t>
      </w:r>
      <w:r w:rsidR="00FC4A5C">
        <w:rPr>
          <w:rFonts w:ascii="Times New Roman" w:hAnsi="Times New Roman" w:eastAsia="Times New Roman" w:cs="Times New Roman"/>
          <w:color w:val="020202"/>
          <w:shd w:val="clear" w:color="auto" w:fill="FFFFFF"/>
        </w:rPr>
        <w:t xml:space="preserve">, </w:t>
      </w:r>
      <w:r w:rsidR="00DF0E42">
        <w:rPr>
          <w:rFonts w:ascii="Times New Roman" w:hAnsi="Times New Roman" w:eastAsia="Times New Roman" w:cs="Times New Roman"/>
          <w:color w:val="020202"/>
          <w:shd w:val="clear" w:color="auto" w:fill="FFFFFF"/>
        </w:rPr>
        <w:t xml:space="preserve">the fact that </w:t>
      </w:r>
      <w:r w:rsidR="000F0CF7">
        <w:rPr>
          <w:rFonts w:ascii="Times New Roman" w:hAnsi="Times New Roman" w:eastAsia="Times New Roman" w:cs="Times New Roman"/>
          <w:color w:val="020202"/>
          <w:shd w:val="clear" w:color="auto" w:fill="FFFFFF"/>
        </w:rPr>
        <w:t xml:space="preserve">the </w:t>
      </w:r>
      <w:r w:rsidR="00615E7E">
        <w:rPr>
          <w:rFonts w:ascii="Times New Roman" w:hAnsi="Times New Roman" w:eastAsia="Times New Roman" w:cs="Times New Roman"/>
          <w:color w:val="020202"/>
          <w:shd w:val="clear" w:color="auto" w:fill="FFFFFF"/>
        </w:rPr>
        <w:t xml:space="preserve">government made money (both in acreage and dollars) </w:t>
      </w:r>
      <w:del w:author="Htoo Sang, Paul Chan" w:date="2023-04-17T17:42:00Z" w:id="36">
        <w:r w:rsidDel="004C088A" w:rsidR="000F0CF7">
          <w:rPr>
            <w:rFonts w:ascii="Times New Roman" w:hAnsi="Times New Roman" w:eastAsia="Times New Roman" w:cs="Times New Roman"/>
            <w:color w:val="020202"/>
            <w:shd w:val="clear" w:color="auto" w:fill="FFFFFF"/>
          </w:rPr>
          <w:delText>off</w:delText>
        </w:r>
        <w:r w:rsidDel="004C088A" w:rsidR="00DF0E42">
          <w:rPr>
            <w:rFonts w:ascii="Times New Roman" w:hAnsi="Times New Roman" w:eastAsia="Times New Roman" w:cs="Times New Roman"/>
            <w:color w:val="020202"/>
            <w:shd w:val="clear" w:color="auto" w:fill="FFFFFF"/>
          </w:rPr>
          <w:delText xml:space="preserve"> </w:delText>
        </w:r>
        <w:r w:rsidDel="004C088A" w:rsidR="00322B3A">
          <w:rPr>
            <w:rFonts w:ascii="Times New Roman" w:hAnsi="Times New Roman" w:eastAsia="Times New Roman" w:cs="Times New Roman"/>
            <w:color w:val="020202"/>
            <w:shd w:val="clear" w:color="auto" w:fill="FFFFFF"/>
          </w:rPr>
          <w:delText>of</w:delText>
        </w:r>
      </w:del>
      <w:ins w:author="Htoo Sang, Paul Chan" w:date="2023-04-17T17:42:00Z" w:id="37">
        <w:r w:rsidR="004C088A">
          <w:rPr>
            <w:rFonts w:ascii="Times New Roman" w:hAnsi="Times New Roman" w:eastAsia="Times New Roman" w:cs="Times New Roman"/>
            <w:color w:val="020202"/>
            <w:shd w:val="clear" w:color="auto" w:fill="FFFFFF"/>
          </w:rPr>
          <w:t>from</w:t>
        </w:r>
      </w:ins>
      <w:r w:rsidR="00322B3A">
        <w:rPr>
          <w:rFonts w:ascii="Times New Roman" w:hAnsi="Times New Roman" w:eastAsia="Times New Roman" w:cs="Times New Roman"/>
          <w:color w:val="020202"/>
          <w:shd w:val="clear" w:color="auto" w:fill="FFFFFF"/>
        </w:rPr>
        <w:t xml:space="preserve"> </w:t>
      </w:r>
      <w:r w:rsidR="00615E7E">
        <w:rPr>
          <w:rFonts w:ascii="Times New Roman" w:hAnsi="Times New Roman" w:eastAsia="Times New Roman" w:cs="Times New Roman"/>
          <w:color w:val="020202"/>
          <w:shd w:val="clear" w:color="auto" w:fill="FFFFFF"/>
        </w:rPr>
        <w:t xml:space="preserve">the </w:t>
      </w:r>
      <w:r w:rsidR="00322B3A">
        <w:rPr>
          <w:rFonts w:ascii="Times New Roman" w:hAnsi="Times New Roman" w:eastAsia="Times New Roman" w:cs="Times New Roman"/>
          <w:color w:val="020202"/>
          <w:shd w:val="clear" w:color="auto" w:fill="FFFFFF"/>
        </w:rPr>
        <w:t xml:space="preserve">images of the </w:t>
      </w:r>
      <w:r w:rsidR="00615E7E">
        <w:rPr>
          <w:rFonts w:ascii="Times New Roman" w:hAnsi="Times New Roman" w:eastAsia="Times New Roman" w:cs="Times New Roman"/>
          <w:color w:val="020202"/>
          <w:shd w:val="clear" w:color="auto" w:fill="FFFFFF"/>
        </w:rPr>
        <w:t xml:space="preserve">Pawnee after they </w:t>
      </w:r>
      <w:r w:rsidR="00DF0E42">
        <w:rPr>
          <w:rFonts w:ascii="Times New Roman" w:hAnsi="Times New Roman" w:eastAsia="Times New Roman" w:cs="Times New Roman"/>
          <w:color w:val="020202"/>
          <w:shd w:val="clear" w:color="auto" w:fill="FFFFFF"/>
        </w:rPr>
        <w:t xml:space="preserve">had </w:t>
      </w:r>
      <w:r w:rsidR="00DF0E42">
        <w:rPr>
          <w:rFonts w:ascii="Times New Roman" w:hAnsi="Times New Roman" w:eastAsia="Times New Roman" w:cs="Times New Roman"/>
          <w:color w:val="020202"/>
          <w:shd w:val="clear" w:color="auto" w:fill="FFFFFF"/>
        </w:rPr>
        <w:lastRenderedPageBreak/>
        <w:t xml:space="preserve">been relocated </w:t>
      </w:r>
      <w:r w:rsidR="00322B3A">
        <w:rPr>
          <w:rFonts w:ascii="Times New Roman" w:hAnsi="Times New Roman" w:eastAsia="Times New Roman" w:cs="Times New Roman"/>
          <w:color w:val="020202"/>
          <w:shd w:val="clear" w:color="auto" w:fill="FFFFFF"/>
        </w:rPr>
        <w:t xml:space="preserve">displays the inherent </w:t>
      </w:r>
      <w:r w:rsidR="007F72AF">
        <w:rPr>
          <w:rFonts w:ascii="Times New Roman" w:hAnsi="Times New Roman" w:eastAsia="Times New Roman" w:cs="Times New Roman"/>
          <w:color w:val="020202"/>
          <w:shd w:val="clear" w:color="auto" w:fill="FFFFFF"/>
        </w:rPr>
        <w:t>exploitation of native people by the government</w:t>
      </w:r>
      <w:r w:rsidR="00C74229">
        <w:rPr>
          <w:rFonts w:ascii="Times New Roman" w:hAnsi="Times New Roman" w:eastAsia="Times New Roman" w:cs="Times New Roman"/>
          <w:color w:val="020202"/>
          <w:shd w:val="clear" w:color="auto" w:fill="FFFFFF"/>
        </w:rPr>
        <w:t xml:space="preserve"> through the lens of white authority</w:t>
      </w:r>
      <w:r w:rsidR="007F72AF">
        <w:rPr>
          <w:rFonts w:ascii="Times New Roman" w:hAnsi="Times New Roman" w:eastAsia="Times New Roman" w:cs="Times New Roman"/>
          <w:color w:val="020202"/>
          <w:shd w:val="clear" w:color="auto" w:fill="FFFFFF"/>
        </w:rPr>
        <w:t xml:space="preserve">. </w:t>
      </w:r>
      <w:r w:rsidR="00322B3A">
        <w:rPr>
          <w:rFonts w:ascii="Times New Roman" w:hAnsi="Times New Roman" w:eastAsia="Times New Roman" w:cs="Times New Roman"/>
          <w:color w:val="020202"/>
          <w:shd w:val="clear" w:color="auto" w:fill="FFFFFF"/>
        </w:rPr>
        <w:t xml:space="preserve"> </w:t>
      </w:r>
    </w:p>
    <w:p w:rsidRPr="00FA4DE2" w:rsidR="00C9627C" w:rsidP="00FA4DE2" w:rsidRDefault="0014145D" w14:paraId="3A9F79A7" w14:textId="0F3C9A7A">
      <w:pPr>
        <w:spacing w:line="480" w:lineRule="auto"/>
        <w:jc w:val="center"/>
        <w:rPr>
          <w:rFonts w:ascii="Times New Roman" w:hAnsi="Times New Roman" w:cs="Times New Roman"/>
        </w:rPr>
      </w:pPr>
      <w:r w:rsidRPr="0014145D">
        <w:rPr>
          <w:rFonts w:ascii="Times New Roman" w:hAnsi="Times New Roman" w:cs="Times New Roman"/>
          <w:b/>
          <w:bCs/>
        </w:rPr>
        <w:t>Conclusion</w:t>
      </w:r>
    </w:p>
    <w:p w:rsidRPr="00D34673" w:rsidR="00AC31DF" w:rsidP="3F818C36" w:rsidRDefault="00F664C3" w14:paraId="3107DFB2" w14:textId="06082BC6">
      <w:pPr>
        <w:spacing w:line="480" w:lineRule="auto"/>
        <w:ind w:firstLine="720"/>
        <w:rPr>
          <w:rFonts w:ascii="Times New Roman" w:hAnsi="Times New Roman" w:eastAsia="Times New Roman" w:cs="Times New Roman"/>
          <w:color w:val="000000"/>
          <w:shd w:val="clear" w:color="auto" w:fill="FFFFFF"/>
        </w:rPr>
      </w:pPr>
      <w:r>
        <w:rPr>
          <w:rFonts w:ascii="Times New Roman" w:hAnsi="Times New Roman" w:cs="Times New Roman"/>
        </w:rPr>
        <w:t xml:space="preserve">The first sentence of the </w:t>
      </w:r>
      <w:r w:rsidRPr="00AC31DF" w:rsidR="00AC31DF">
        <w:rPr>
          <w:rFonts w:ascii="Times New Roman" w:hAnsi="Times New Roman" w:cs="Times New Roman"/>
        </w:rPr>
        <w:t xml:space="preserve">Oklahoma </w:t>
      </w:r>
      <w:r w:rsidRPr="00AC31DF" w:rsidR="00777DDE">
        <w:rPr>
          <w:rFonts w:ascii="Times New Roman" w:hAnsi="Times New Roman" w:cs="Times New Roman"/>
        </w:rPr>
        <w:t>Historical</w:t>
      </w:r>
      <w:r w:rsidRPr="00AC31DF" w:rsidR="00AC31DF">
        <w:rPr>
          <w:rFonts w:ascii="Times New Roman" w:hAnsi="Times New Roman" w:cs="Times New Roman"/>
        </w:rPr>
        <w:t xml:space="preserve"> Society page titled </w:t>
      </w:r>
      <w:r w:rsidRPr="3F818C36" w:rsidR="00AC31DF">
        <w:rPr>
          <w:rFonts w:ascii="Times New Roman" w:hAnsi="Times New Roman" w:cs="Times New Roman"/>
          <w:i/>
          <w:iCs/>
        </w:rPr>
        <w:t>American Indians</w:t>
      </w:r>
      <w:r>
        <w:rPr>
          <w:rFonts w:ascii="Times New Roman" w:hAnsi="Times New Roman" w:cs="Times New Roman"/>
        </w:rPr>
        <w:t xml:space="preserve"> </w:t>
      </w:r>
      <w:r w:rsidRPr="00AC31DF" w:rsidR="00AC31DF">
        <w:rPr>
          <w:rFonts w:ascii="Times New Roman" w:hAnsi="Times New Roman" w:cs="Times New Roman"/>
        </w:rPr>
        <w:t>reads, “</w:t>
      </w:r>
      <w:r w:rsidRPr="00AC31DF" w:rsidR="00AC31DF">
        <w:rPr>
          <w:rFonts w:ascii="Times New Roman" w:hAnsi="Times New Roman" w:eastAsia="Times New Roman" w:cs="Times New Roman"/>
          <w:color w:val="000000"/>
          <w:shd w:val="clear" w:color="auto" w:fill="FFFFFF"/>
        </w:rPr>
        <w:t xml:space="preserve">American Indians living in Oklahoma have a complicated, interesting, and unique history” </w:t>
      </w:r>
      <w:r w:rsidR="00777DDE">
        <w:rPr>
          <w:rFonts w:ascii="Times New Roman" w:hAnsi="Times New Roman" w:eastAsia="Times New Roman" w:cs="Times New Roman"/>
          <w:color w:val="000000"/>
          <w:shd w:val="clear" w:color="auto" w:fill="FFFFFF"/>
        </w:rPr>
        <w:t>(Fixico</w:t>
      </w:r>
      <w:r w:rsidR="006B70A2">
        <w:rPr>
          <w:rFonts w:ascii="Times New Roman" w:hAnsi="Times New Roman" w:eastAsia="Times New Roman" w:cs="Times New Roman"/>
          <w:color w:val="000000"/>
          <w:shd w:val="clear" w:color="auto" w:fill="FFFFFF"/>
        </w:rPr>
        <w:t xml:space="preserve"> n.d.</w:t>
      </w:r>
      <w:r w:rsidR="00777DDE">
        <w:rPr>
          <w:rFonts w:ascii="Times New Roman" w:hAnsi="Times New Roman" w:eastAsia="Times New Roman" w:cs="Times New Roman"/>
          <w:color w:val="000000"/>
          <w:shd w:val="clear" w:color="auto" w:fill="FFFFFF"/>
        </w:rPr>
        <w:t xml:space="preserve">). </w:t>
      </w:r>
      <w:r w:rsidR="00CF79F8">
        <w:rPr>
          <w:rFonts w:ascii="Times New Roman" w:hAnsi="Times New Roman" w:eastAsia="Times New Roman" w:cs="Times New Roman"/>
          <w:color w:val="000000"/>
          <w:shd w:val="clear" w:color="auto" w:fill="FFFFFF"/>
        </w:rPr>
        <w:t xml:space="preserve">These adjectives trivialize the plight of </w:t>
      </w:r>
      <w:r w:rsidR="004C40EB">
        <w:rPr>
          <w:rFonts w:ascii="Times New Roman" w:hAnsi="Times New Roman" w:eastAsia="Times New Roman" w:cs="Times New Roman"/>
          <w:color w:val="000000"/>
          <w:shd w:val="clear" w:color="auto" w:fill="FFFFFF"/>
        </w:rPr>
        <w:t xml:space="preserve">tribes who were dispossessed </w:t>
      </w:r>
      <w:r w:rsidR="00EC010B">
        <w:rPr>
          <w:rFonts w:ascii="Times New Roman" w:hAnsi="Times New Roman" w:eastAsia="Times New Roman" w:cs="Times New Roman"/>
          <w:color w:val="000000"/>
          <w:shd w:val="clear" w:color="auto" w:fill="FFFFFF"/>
        </w:rPr>
        <w:t>by the United States’ government</w:t>
      </w:r>
      <w:r w:rsidR="00C022AB">
        <w:rPr>
          <w:rFonts w:ascii="Times New Roman" w:hAnsi="Times New Roman" w:eastAsia="Times New Roman" w:cs="Times New Roman"/>
          <w:color w:val="000000"/>
          <w:shd w:val="clear" w:color="auto" w:fill="FFFFFF"/>
        </w:rPr>
        <w:t xml:space="preserve"> </w:t>
      </w:r>
      <w:r w:rsidR="004C40EB">
        <w:rPr>
          <w:rFonts w:ascii="Times New Roman" w:hAnsi="Times New Roman" w:eastAsia="Times New Roman" w:cs="Times New Roman"/>
          <w:color w:val="000000"/>
          <w:shd w:val="clear" w:color="auto" w:fill="FFFFFF"/>
        </w:rPr>
        <w:t>from places they had called home</w:t>
      </w:r>
      <w:r w:rsidR="005E3FCA">
        <w:rPr>
          <w:rFonts w:ascii="Times New Roman" w:hAnsi="Times New Roman" w:eastAsia="Times New Roman" w:cs="Times New Roman"/>
          <w:color w:val="000000"/>
          <w:shd w:val="clear" w:color="auto" w:fill="FFFFFF"/>
        </w:rPr>
        <w:t xml:space="preserve"> and </w:t>
      </w:r>
      <w:r w:rsidR="00244F63">
        <w:rPr>
          <w:rFonts w:ascii="Times New Roman" w:hAnsi="Times New Roman" w:eastAsia="Times New Roman" w:cs="Times New Roman"/>
          <w:color w:val="000000"/>
          <w:shd w:val="clear" w:color="auto" w:fill="FFFFFF"/>
        </w:rPr>
        <w:t xml:space="preserve">subsequently forced to </w:t>
      </w:r>
      <w:r w:rsidR="005E3FCA">
        <w:rPr>
          <w:rFonts w:ascii="Times New Roman" w:hAnsi="Times New Roman" w:eastAsia="Times New Roman" w:cs="Times New Roman"/>
          <w:color w:val="000000"/>
          <w:shd w:val="clear" w:color="auto" w:fill="FFFFFF"/>
        </w:rPr>
        <w:t>move to Oklahoma</w:t>
      </w:r>
      <w:r w:rsidR="001B785D">
        <w:rPr>
          <w:rFonts w:ascii="Times New Roman" w:hAnsi="Times New Roman" w:eastAsia="Times New Roman" w:cs="Times New Roman"/>
          <w:color w:val="000000"/>
          <w:shd w:val="clear" w:color="auto" w:fill="FFFFFF"/>
        </w:rPr>
        <w:t xml:space="preserve">. American Indians living in Oklahoma have been </w:t>
      </w:r>
      <w:r w:rsidR="00BD6816">
        <w:rPr>
          <w:rFonts w:ascii="Times New Roman" w:hAnsi="Times New Roman" w:eastAsia="Times New Roman" w:cs="Times New Roman"/>
          <w:color w:val="000000"/>
          <w:shd w:val="clear" w:color="auto" w:fill="FFFFFF"/>
        </w:rPr>
        <w:t xml:space="preserve">murdered, </w:t>
      </w:r>
      <w:r w:rsidR="0086639C">
        <w:rPr>
          <w:rFonts w:ascii="Times New Roman" w:hAnsi="Times New Roman" w:eastAsia="Times New Roman" w:cs="Times New Roman"/>
          <w:color w:val="000000"/>
          <w:shd w:val="clear" w:color="auto" w:fill="FFFFFF"/>
        </w:rPr>
        <w:t xml:space="preserve">deprived, and </w:t>
      </w:r>
      <w:r w:rsidR="004147EA">
        <w:rPr>
          <w:rFonts w:ascii="Times New Roman" w:hAnsi="Times New Roman" w:eastAsia="Times New Roman" w:cs="Times New Roman"/>
          <w:color w:val="000000"/>
          <w:shd w:val="clear" w:color="auto" w:fill="FFFFFF"/>
        </w:rPr>
        <w:t>exploited all</w:t>
      </w:r>
      <w:r w:rsidR="001B785D">
        <w:rPr>
          <w:rFonts w:ascii="Times New Roman" w:hAnsi="Times New Roman" w:eastAsia="Times New Roman" w:cs="Times New Roman"/>
          <w:color w:val="000000"/>
          <w:shd w:val="clear" w:color="auto" w:fill="FFFFFF"/>
        </w:rPr>
        <w:t xml:space="preserve"> for a means of </w:t>
      </w:r>
      <w:r w:rsidR="00BD6816">
        <w:rPr>
          <w:rFonts w:ascii="Times New Roman" w:hAnsi="Times New Roman" w:eastAsia="Times New Roman" w:cs="Times New Roman"/>
          <w:color w:val="000000"/>
          <w:shd w:val="clear" w:color="auto" w:fill="FFFFFF"/>
        </w:rPr>
        <w:t>advancing</w:t>
      </w:r>
      <w:r w:rsidR="001B785D">
        <w:rPr>
          <w:rFonts w:ascii="Times New Roman" w:hAnsi="Times New Roman" w:eastAsia="Times New Roman" w:cs="Times New Roman"/>
          <w:color w:val="000000"/>
          <w:shd w:val="clear" w:color="auto" w:fill="FFFFFF"/>
        </w:rPr>
        <w:t xml:space="preserve"> </w:t>
      </w:r>
      <w:r w:rsidR="00BD6816">
        <w:rPr>
          <w:rFonts w:ascii="Times New Roman" w:hAnsi="Times New Roman" w:eastAsia="Times New Roman" w:cs="Times New Roman"/>
          <w:color w:val="000000"/>
          <w:shd w:val="clear" w:color="auto" w:fill="FFFFFF"/>
        </w:rPr>
        <w:t xml:space="preserve">ideals of </w:t>
      </w:r>
      <w:r w:rsidR="00D077E4">
        <w:rPr>
          <w:rFonts w:ascii="Times New Roman" w:hAnsi="Times New Roman" w:eastAsia="Times New Roman" w:cs="Times New Roman"/>
          <w:color w:val="000000"/>
          <w:shd w:val="clear" w:color="auto" w:fill="FFFFFF"/>
        </w:rPr>
        <w:t xml:space="preserve">settler </w:t>
      </w:r>
      <w:r w:rsidR="00BD6816">
        <w:rPr>
          <w:rFonts w:ascii="Times New Roman" w:hAnsi="Times New Roman" w:eastAsia="Times New Roman" w:cs="Times New Roman"/>
          <w:color w:val="000000"/>
          <w:shd w:val="clear" w:color="auto" w:fill="FFFFFF"/>
        </w:rPr>
        <w:t>colonialism in American</w:t>
      </w:r>
      <w:r w:rsidR="00D077E4">
        <w:rPr>
          <w:rFonts w:ascii="Times New Roman" w:hAnsi="Times New Roman" w:eastAsia="Times New Roman" w:cs="Times New Roman"/>
          <w:color w:val="000000"/>
          <w:shd w:val="clear" w:color="auto" w:fill="FFFFFF"/>
        </w:rPr>
        <w:t>.</w:t>
      </w:r>
      <w:r w:rsidR="00C022AB">
        <w:rPr>
          <w:rFonts w:ascii="Times New Roman" w:hAnsi="Times New Roman" w:eastAsia="Times New Roman" w:cs="Times New Roman"/>
          <w:color w:val="000000"/>
          <w:shd w:val="clear" w:color="auto" w:fill="FFFFFF"/>
        </w:rPr>
        <w:t xml:space="preserve"> These three extremely vague adjectives display a lack of remorse by those in power in Oklahoma. </w:t>
      </w:r>
      <w:r w:rsidR="00C92A2E">
        <w:rPr>
          <w:rFonts w:ascii="Times New Roman" w:hAnsi="Times New Roman" w:eastAsia="Times New Roman" w:cs="Times New Roman"/>
          <w:color w:val="000000"/>
          <w:shd w:val="clear" w:color="auto" w:fill="FFFFFF"/>
        </w:rPr>
        <w:t>In addition, the</w:t>
      </w:r>
      <w:r w:rsidR="00BA48C6">
        <w:rPr>
          <w:rFonts w:ascii="Times New Roman" w:hAnsi="Times New Roman" w:eastAsia="Times New Roman" w:cs="Times New Roman"/>
          <w:color w:val="000000"/>
          <w:shd w:val="clear" w:color="auto" w:fill="FFFFFF"/>
        </w:rPr>
        <w:t xml:space="preserve"> site</w:t>
      </w:r>
      <w:r w:rsidR="00C92A2E">
        <w:rPr>
          <w:rFonts w:ascii="Times New Roman" w:hAnsi="Times New Roman" w:eastAsia="Times New Roman" w:cs="Times New Roman"/>
          <w:color w:val="000000"/>
          <w:shd w:val="clear" w:color="auto" w:fill="FFFFFF"/>
        </w:rPr>
        <w:t xml:space="preserve"> </w:t>
      </w:r>
      <w:r w:rsidR="7D66FB52">
        <w:rPr>
          <w:rFonts w:ascii="Times New Roman" w:hAnsi="Times New Roman" w:eastAsia="Times New Roman" w:cs="Times New Roman"/>
          <w:color w:val="000000"/>
          <w:shd w:val="clear" w:color="auto" w:fill="FFFFFF"/>
        </w:rPr>
        <w:t>does not mention</w:t>
      </w:r>
      <w:r w:rsidR="00C92A2E">
        <w:rPr>
          <w:rFonts w:ascii="Times New Roman" w:hAnsi="Times New Roman" w:eastAsia="Times New Roman" w:cs="Times New Roman"/>
          <w:color w:val="000000"/>
          <w:shd w:val="clear" w:color="auto" w:fill="FFFFFF"/>
        </w:rPr>
        <w:t xml:space="preserve"> any sort of ideas surrounding the Native Americans persevering </w:t>
      </w:r>
      <w:bookmarkStart w:name="_Int_Nb4Tg6PK" w:id="38"/>
      <w:del w:author="Htoo Sang, Paul Chan" w:date="2023-04-17T17:43:00Z" w:id="39">
        <w:r w:rsidDel="004C088A" w:rsidR="00BA48C6">
          <w:rPr>
            <w:rFonts w:ascii="Times New Roman" w:hAnsi="Times New Roman" w:eastAsia="Times New Roman" w:cs="Times New Roman"/>
            <w:color w:val="000000"/>
            <w:shd w:val="clear" w:color="auto" w:fill="FFFFFF"/>
          </w:rPr>
          <w:delText>in spite of</w:delText>
        </w:r>
        <w:bookmarkEnd w:id="38"/>
        <w:r w:rsidDel="004C088A" w:rsidR="00BA48C6">
          <w:rPr>
            <w:rFonts w:ascii="Times New Roman" w:hAnsi="Times New Roman" w:eastAsia="Times New Roman" w:cs="Times New Roman"/>
            <w:color w:val="000000"/>
            <w:shd w:val="clear" w:color="auto" w:fill="FFFFFF"/>
          </w:rPr>
          <w:delText xml:space="preserve"> </w:delText>
        </w:r>
        <w:r w:rsidDel="004C088A" w:rsidR="00C92A2E">
          <w:rPr>
            <w:rFonts w:ascii="Times New Roman" w:hAnsi="Times New Roman" w:eastAsia="Times New Roman" w:cs="Times New Roman"/>
            <w:color w:val="000000"/>
            <w:shd w:val="clear" w:color="auto" w:fill="FFFFFF"/>
          </w:rPr>
          <w:delText>everything</w:delText>
        </w:r>
      </w:del>
      <w:ins w:author="Htoo Sang, Paul Chan" w:date="2023-04-17T17:43:00Z" w:id="40">
        <w:r w:rsidR="004C088A">
          <w:rPr>
            <w:rFonts w:ascii="Times New Roman" w:hAnsi="Times New Roman" w:eastAsia="Times New Roman" w:cs="Times New Roman"/>
            <w:color w:val="000000"/>
            <w:shd w:val="clear" w:color="auto" w:fill="FFFFFF"/>
          </w:rPr>
          <w:t>even after</w:t>
        </w:r>
      </w:ins>
      <w:ins w:author="Htoo Sang, Paul Chan" w:date="2023-04-17T17:44:00Z" w:id="41">
        <w:r w:rsidR="004C088A">
          <w:rPr>
            <w:rFonts w:ascii="Times New Roman" w:hAnsi="Times New Roman" w:eastAsia="Times New Roman" w:cs="Times New Roman"/>
            <w:color w:val="000000"/>
            <w:shd w:val="clear" w:color="auto" w:fill="FFFFFF"/>
          </w:rPr>
          <w:t xml:space="preserve"> the white</w:t>
        </w:r>
      </w:ins>
      <w:r w:rsidR="00C92A2E">
        <w:rPr>
          <w:rFonts w:ascii="Times New Roman" w:hAnsi="Times New Roman" w:eastAsia="Times New Roman" w:cs="Times New Roman"/>
          <w:color w:val="000000"/>
          <w:shd w:val="clear" w:color="auto" w:fill="FFFFFF"/>
        </w:rPr>
        <w:t xml:space="preserve"> settlers took from them</w:t>
      </w:r>
      <w:r w:rsidR="00054341">
        <w:rPr>
          <w:rFonts w:ascii="Times New Roman" w:hAnsi="Times New Roman" w:eastAsia="Times New Roman" w:cs="Times New Roman"/>
          <w:color w:val="000000"/>
          <w:shd w:val="clear" w:color="auto" w:fill="FFFFFF"/>
        </w:rPr>
        <w:t xml:space="preserve">. </w:t>
      </w:r>
      <w:commentRangeStart w:id="42"/>
      <w:r w:rsidR="00723E93">
        <w:rPr>
          <w:rFonts w:ascii="Times New Roman" w:hAnsi="Times New Roman" w:eastAsia="Times New Roman" w:cs="Times New Roman"/>
          <w:color w:val="000000"/>
          <w:shd w:val="clear" w:color="auto" w:fill="FFFFFF"/>
        </w:rPr>
        <w:t xml:space="preserve">Despite </w:t>
      </w:r>
      <w:r w:rsidR="00553C99">
        <w:rPr>
          <w:rFonts w:ascii="Times New Roman" w:hAnsi="Times New Roman" w:eastAsia="Times New Roman" w:cs="Times New Roman"/>
          <w:color w:val="000000"/>
          <w:shd w:val="clear" w:color="auto" w:fill="FFFFFF"/>
        </w:rPr>
        <w:t xml:space="preserve">postcards intent to exploitation these people financially, contribute to their erasure, as well as gawk at them through the lens of the white gaze, Native Americans persisted. </w:t>
      </w:r>
      <w:commentRangeEnd w:id="42"/>
      <w:r w:rsidR="004C088A">
        <w:rPr>
          <w:rStyle w:val="CommentReference"/>
        </w:rPr>
        <w:commentReference w:id="42"/>
      </w:r>
    </w:p>
    <w:p w:rsidRPr="00AC31DF" w:rsidR="00AC31DF" w:rsidP="00777DDE" w:rsidRDefault="00AC31DF" w14:paraId="63F34831" w14:textId="161D8DA1">
      <w:pPr>
        <w:spacing w:line="480" w:lineRule="auto"/>
        <w:ind w:firstLine="720"/>
        <w:rPr>
          <w:rFonts w:ascii="Times New Roman" w:hAnsi="Times New Roman" w:cs="Times New Roman"/>
        </w:rPr>
      </w:pPr>
    </w:p>
    <w:p w:rsidR="00225449" w:rsidP="00A70A97" w:rsidRDefault="00225449" w14:paraId="6A251607" w14:textId="77777777">
      <w:pPr>
        <w:spacing w:line="276" w:lineRule="auto"/>
        <w:rPr>
          <w:rFonts w:ascii="Times New Roman" w:hAnsi="Times New Roman" w:cs="Times New Roman"/>
        </w:rPr>
      </w:pPr>
    </w:p>
    <w:p w:rsidR="00360656" w:rsidP="00A70A97" w:rsidRDefault="00360656" w14:paraId="43ABE054" w14:textId="77777777">
      <w:pPr>
        <w:spacing w:line="276" w:lineRule="auto"/>
        <w:rPr>
          <w:rFonts w:ascii="Times New Roman" w:hAnsi="Times New Roman" w:cs="Times New Roman"/>
        </w:rPr>
      </w:pPr>
    </w:p>
    <w:p w:rsidR="00360656" w:rsidP="00A70A97" w:rsidRDefault="00360656" w14:paraId="5F4290A0" w14:textId="77777777">
      <w:pPr>
        <w:spacing w:line="276" w:lineRule="auto"/>
        <w:rPr>
          <w:rFonts w:ascii="Times New Roman" w:hAnsi="Times New Roman" w:cs="Times New Roman"/>
        </w:rPr>
      </w:pPr>
    </w:p>
    <w:p w:rsidR="00360656" w:rsidP="00A70A97" w:rsidRDefault="00360656" w14:paraId="537992B9" w14:textId="77777777">
      <w:pPr>
        <w:spacing w:line="276" w:lineRule="auto"/>
        <w:rPr>
          <w:rFonts w:ascii="Times New Roman" w:hAnsi="Times New Roman" w:cs="Times New Roman"/>
        </w:rPr>
      </w:pPr>
    </w:p>
    <w:p w:rsidR="00360656" w:rsidP="00A70A97" w:rsidRDefault="00360656" w14:paraId="384EA1DC" w14:textId="77777777">
      <w:pPr>
        <w:spacing w:line="276" w:lineRule="auto"/>
        <w:rPr>
          <w:rFonts w:ascii="Times New Roman" w:hAnsi="Times New Roman" w:cs="Times New Roman"/>
        </w:rPr>
      </w:pPr>
    </w:p>
    <w:p w:rsidR="00360656" w:rsidP="00A70A97" w:rsidRDefault="00360656" w14:paraId="27ADF4B0" w14:textId="77777777">
      <w:pPr>
        <w:spacing w:line="276" w:lineRule="auto"/>
        <w:rPr>
          <w:rFonts w:ascii="Times New Roman" w:hAnsi="Times New Roman" w:cs="Times New Roman"/>
        </w:rPr>
      </w:pPr>
    </w:p>
    <w:p w:rsidR="00360656" w:rsidP="00A70A97" w:rsidRDefault="00360656" w14:paraId="6A233DC6" w14:textId="77777777">
      <w:pPr>
        <w:spacing w:line="276" w:lineRule="auto"/>
        <w:rPr>
          <w:rFonts w:ascii="Times New Roman" w:hAnsi="Times New Roman" w:cs="Times New Roman"/>
        </w:rPr>
      </w:pPr>
    </w:p>
    <w:p w:rsidR="00360656" w:rsidP="00A70A97" w:rsidRDefault="00360656" w14:paraId="2B894E21" w14:textId="77777777">
      <w:pPr>
        <w:spacing w:line="276" w:lineRule="auto"/>
        <w:rPr>
          <w:rFonts w:ascii="Times New Roman" w:hAnsi="Times New Roman" w:cs="Times New Roman"/>
        </w:rPr>
      </w:pPr>
    </w:p>
    <w:p w:rsidR="00360656" w:rsidP="00A70A97" w:rsidRDefault="00360656" w14:paraId="51AB7066" w14:textId="77777777">
      <w:pPr>
        <w:spacing w:line="276" w:lineRule="auto"/>
        <w:rPr>
          <w:rFonts w:ascii="Times New Roman" w:hAnsi="Times New Roman" w:cs="Times New Roman"/>
        </w:rPr>
      </w:pPr>
    </w:p>
    <w:p w:rsidR="00360656" w:rsidP="00A70A97" w:rsidRDefault="00360656" w14:paraId="61CCF7BA" w14:textId="77777777">
      <w:pPr>
        <w:spacing w:line="276" w:lineRule="auto"/>
        <w:rPr>
          <w:rFonts w:ascii="Times New Roman" w:hAnsi="Times New Roman" w:cs="Times New Roman"/>
        </w:rPr>
      </w:pPr>
    </w:p>
    <w:p w:rsidR="00360656" w:rsidP="00A70A97" w:rsidRDefault="00360656" w14:paraId="69B7F10A" w14:textId="77777777">
      <w:pPr>
        <w:spacing w:line="276" w:lineRule="auto"/>
        <w:rPr>
          <w:rFonts w:ascii="Times New Roman" w:hAnsi="Times New Roman" w:cs="Times New Roman"/>
        </w:rPr>
      </w:pPr>
    </w:p>
    <w:p w:rsidR="00360656" w:rsidP="00A70A97" w:rsidRDefault="00360656" w14:paraId="2FDE6ADE" w14:textId="77777777">
      <w:pPr>
        <w:spacing w:line="276" w:lineRule="auto"/>
        <w:rPr>
          <w:rFonts w:ascii="Times New Roman" w:hAnsi="Times New Roman" w:cs="Times New Roman"/>
        </w:rPr>
      </w:pPr>
    </w:p>
    <w:p w:rsidR="00360656" w:rsidP="00A70A97" w:rsidRDefault="00360656" w14:paraId="33B067A7" w14:textId="77777777">
      <w:pPr>
        <w:spacing w:line="276" w:lineRule="auto"/>
        <w:rPr>
          <w:rFonts w:ascii="Times New Roman" w:hAnsi="Times New Roman" w:cs="Times New Roman"/>
        </w:rPr>
      </w:pPr>
    </w:p>
    <w:p w:rsidR="00B97605" w:rsidP="00A70A97" w:rsidRDefault="00B97605" w14:paraId="09D696A1" w14:textId="77777777">
      <w:pPr>
        <w:spacing w:line="276" w:lineRule="auto"/>
        <w:rPr>
          <w:rFonts w:ascii="Times New Roman" w:hAnsi="Times New Roman" w:cs="Times New Roman"/>
        </w:rPr>
      </w:pPr>
    </w:p>
    <w:p w:rsidR="00B97605" w:rsidP="00A70A97" w:rsidRDefault="00B97605" w14:paraId="7F0A234E" w14:textId="77777777">
      <w:pPr>
        <w:spacing w:line="276" w:lineRule="auto"/>
        <w:rPr>
          <w:rFonts w:ascii="Times New Roman" w:hAnsi="Times New Roman" w:cs="Times New Roman"/>
        </w:rPr>
      </w:pPr>
    </w:p>
    <w:p w:rsidR="00B97605" w:rsidP="00A70A97" w:rsidRDefault="00B97605" w14:paraId="73879C27" w14:textId="77777777">
      <w:pPr>
        <w:spacing w:line="276" w:lineRule="auto"/>
        <w:rPr>
          <w:rFonts w:ascii="Times New Roman" w:hAnsi="Times New Roman" w:cs="Times New Roman"/>
        </w:rPr>
      </w:pPr>
    </w:p>
    <w:p w:rsidR="00B97605" w:rsidP="00A70A97" w:rsidRDefault="00B97605" w14:paraId="72953A42" w14:textId="77777777">
      <w:pPr>
        <w:spacing w:line="276" w:lineRule="auto"/>
        <w:rPr>
          <w:rFonts w:ascii="Times New Roman" w:hAnsi="Times New Roman" w:cs="Times New Roman"/>
        </w:rPr>
      </w:pPr>
    </w:p>
    <w:p w:rsidR="00B97605" w:rsidP="00A70A97" w:rsidRDefault="00B97605" w14:paraId="3CC3E7E0" w14:textId="77777777">
      <w:pPr>
        <w:spacing w:line="276" w:lineRule="auto"/>
        <w:rPr>
          <w:rFonts w:ascii="Times New Roman" w:hAnsi="Times New Roman" w:cs="Times New Roman"/>
        </w:rPr>
      </w:pPr>
    </w:p>
    <w:p w:rsidR="00B97605" w:rsidP="00A70A97" w:rsidRDefault="00B97605" w14:paraId="0F2C6DC9" w14:textId="77777777">
      <w:pPr>
        <w:spacing w:line="276" w:lineRule="auto"/>
        <w:rPr>
          <w:rFonts w:ascii="Times New Roman" w:hAnsi="Times New Roman" w:cs="Times New Roman"/>
        </w:rPr>
      </w:pPr>
    </w:p>
    <w:p w:rsidR="00B97605" w:rsidP="00A70A97" w:rsidRDefault="00B97605" w14:paraId="5EC19278" w14:textId="77777777">
      <w:pPr>
        <w:spacing w:line="276" w:lineRule="auto"/>
        <w:rPr>
          <w:rFonts w:ascii="Times New Roman" w:hAnsi="Times New Roman" w:cs="Times New Roman"/>
        </w:rPr>
      </w:pPr>
    </w:p>
    <w:p w:rsidR="00B97605" w:rsidP="00A70A97" w:rsidRDefault="00B97605" w14:paraId="49DEE704" w14:textId="77777777">
      <w:pPr>
        <w:spacing w:line="276" w:lineRule="auto"/>
        <w:rPr>
          <w:rFonts w:ascii="Times New Roman" w:hAnsi="Times New Roman" w:cs="Times New Roman"/>
        </w:rPr>
      </w:pPr>
    </w:p>
    <w:p w:rsidR="00B97605" w:rsidP="00A70A97" w:rsidRDefault="00B97605" w14:paraId="58618BFE" w14:textId="77777777">
      <w:pPr>
        <w:spacing w:line="276" w:lineRule="auto"/>
        <w:rPr>
          <w:rFonts w:ascii="Times New Roman" w:hAnsi="Times New Roman" w:cs="Times New Roman"/>
        </w:rPr>
      </w:pPr>
    </w:p>
    <w:p w:rsidR="00B97605" w:rsidP="00A70A97" w:rsidRDefault="00B97605" w14:paraId="2BD1490F" w14:textId="77777777">
      <w:pPr>
        <w:spacing w:line="276" w:lineRule="auto"/>
        <w:rPr>
          <w:rFonts w:ascii="Times New Roman" w:hAnsi="Times New Roman" w:cs="Times New Roman"/>
        </w:rPr>
      </w:pPr>
    </w:p>
    <w:p w:rsidR="00B97605" w:rsidP="00A70A97" w:rsidRDefault="00B97605" w14:paraId="0A795CFC" w14:textId="77777777">
      <w:pPr>
        <w:spacing w:line="276" w:lineRule="auto"/>
        <w:rPr>
          <w:rFonts w:ascii="Times New Roman" w:hAnsi="Times New Roman" w:cs="Times New Roman"/>
        </w:rPr>
      </w:pPr>
    </w:p>
    <w:p w:rsidR="00B97605" w:rsidP="00A70A97" w:rsidRDefault="00B97605" w14:paraId="736FAA40" w14:textId="77777777">
      <w:pPr>
        <w:spacing w:line="276" w:lineRule="auto"/>
        <w:rPr>
          <w:rFonts w:ascii="Times New Roman" w:hAnsi="Times New Roman" w:cs="Times New Roman"/>
        </w:rPr>
      </w:pPr>
    </w:p>
    <w:p w:rsidR="00B97605" w:rsidP="00A70A97" w:rsidRDefault="00B97605" w14:paraId="338FE40C" w14:textId="77777777">
      <w:pPr>
        <w:spacing w:line="276" w:lineRule="auto"/>
        <w:rPr>
          <w:rFonts w:ascii="Times New Roman" w:hAnsi="Times New Roman" w:cs="Times New Roman"/>
        </w:rPr>
      </w:pPr>
    </w:p>
    <w:p w:rsidR="00B97605" w:rsidP="00A70A97" w:rsidRDefault="00B97605" w14:paraId="6DC93A2C" w14:textId="77777777">
      <w:pPr>
        <w:spacing w:line="276" w:lineRule="auto"/>
        <w:rPr>
          <w:rFonts w:ascii="Times New Roman" w:hAnsi="Times New Roman" w:cs="Times New Roman"/>
        </w:rPr>
      </w:pPr>
    </w:p>
    <w:p w:rsidR="00B97605" w:rsidP="00A70A97" w:rsidRDefault="00B97605" w14:paraId="621CEA8F" w14:textId="77777777">
      <w:pPr>
        <w:spacing w:line="276" w:lineRule="auto"/>
        <w:rPr>
          <w:rFonts w:ascii="Times New Roman" w:hAnsi="Times New Roman" w:cs="Times New Roman"/>
        </w:rPr>
      </w:pPr>
    </w:p>
    <w:p w:rsidR="00B97605" w:rsidP="00A70A97" w:rsidRDefault="00B97605" w14:paraId="08F70A02" w14:textId="77777777">
      <w:pPr>
        <w:spacing w:line="276" w:lineRule="auto"/>
        <w:rPr>
          <w:rFonts w:ascii="Times New Roman" w:hAnsi="Times New Roman" w:cs="Times New Roman"/>
        </w:rPr>
      </w:pPr>
    </w:p>
    <w:p w:rsidR="00B97605" w:rsidP="00A70A97" w:rsidRDefault="00B97605" w14:paraId="418ABB04" w14:textId="77777777">
      <w:pPr>
        <w:spacing w:line="276" w:lineRule="auto"/>
        <w:rPr>
          <w:rFonts w:ascii="Times New Roman" w:hAnsi="Times New Roman" w:cs="Times New Roman"/>
        </w:rPr>
      </w:pPr>
    </w:p>
    <w:p w:rsidR="00B97605" w:rsidP="00A70A97" w:rsidRDefault="00B97605" w14:paraId="55A6C1CE" w14:textId="77777777">
      <w:pPr>
        <w:spacing w:line="276" w:lineRule="auto"/>
        <w:rPr>
          <w:rFonts w:ascii="Times New Roman" w:hAnsi="Times New Roman" w:cs="Times New Roman"/>
        </w:rPr>
      </w:pPr>
    </w:p>
    <w:p w:rsidR="00B97605" w:rsidP="00A70A97" w:rsidRDefault="00B97605" w14:paraId="53391138" w14:textId="77777777">
      <w:pPr>
        <w:spacing w:line="276" w:lineRule="auto"/>
        <w:rPr>
          <w:rFonts w:ascii="Times New Roman" w:hAnsi="Times New Roman" w:cs="Times New Roman"/>
        </w:rPr>
      </w:pPr>
    </w:p>
    <w:p w:rsidR="00360656" w:rsidP="00A70A97" w:rsidRDefault="00360656" w14:paraId="3EAC4590" w14:textId="77777777">
      <w:pPr>
        <w:spacing w:line="276" w:lineRule="auto"/>
        <w:rPr>
          <w:rFonts w:ascii="Times New Roman" w:hAnsi="Times New Roman" w:cs="Times New Roman"/>
        </w:rPr>
      </w:pPr>
    </w:p>
    <w:p w:rsidR="00360656" w:rsidP="00A70A97" w:rsidRDefault="00360656" w14:paraId="6F784B3B" w14:textId="77777777">
      <w:pPr>
        <w:spacing w:line="276" w:lineRule="auto"/>
        <w:rPr>
          <w:rFonts w:ascii="Times New Roman" w:hAnsi="Times New Roman" w:cs="Times New Roman"/>
        </w:rPr>
      </w:pPr>
    </w:p>
    <w:p w:rsidR="00360656" w:rsidP="00A70A97" w:rsidRDefault="00360656" w14:paraId="763B7F22" w14:textId="77777777">
      <w:pPr>
        <w:spacing w:line="276" w:lineRule="auto"/>
        <w:rPr>
          <w:rFonts w:ascii="Times New Roman" w:hAnsi="Times New Roman" w:cs="Times New Roman"/>
        </w:rPr>
      </w:pPr>
    </w:p>
    <w:p w:rsidR="00032EB2" w:rsidP="00A70A97" w:rsidRDefault="00032EB2" w14:paraId="4AF2D9CD" w14:textId="77777777">
      <w:pPr>
        <w:spacing w:line="276" w:lineRule="auto"/>
        <w:rPr>
          <w:rFonts w:ascii="Times New Roman" w:hAnsi="Times New Roman" w:cs="Times New Roman"/>
        </w:rPr>
      </w:pPr>
    </w:p>
    <w:p w:rsidR="00032EB2" w:rsidP="00A70A97" w:rsidRDefault="00032EB2" w14:paraId="7C3AD111" w14:textId="77777777">
      <w:pPr>
        <w:spacing w:line="276" w:lineRule="auto"/>
        <w:rPr>
          <w:rFonts w:ascii="Times New Roman" w:hAnsi="Times New Roman" w:cs="Times New Roman"/>
        </w:rPr>
      </w:pPr>
    </w:p>
    <w:p w:rsidR="00032EB2" w:rsidP="00A70A97" w:rsidRDefault="00032EB2" w14:paraId="22D0BDC0" w14:textId="77777777">
      <w:pPr>
        <w:spacing w:line="276" w:lineRule="auto"/>
        <w:rPr>
          <w:rFonts w:ascii="Times New Roman" w:hAnsi="Times New Roman" w:cs="Times New Roman"/>
        </w:rPr>
      </w:pPr>
    </w:p>
    <w:p w:rsidR="00032EB2" w:rsidP="00A70A97" w:rsidRDefault="00032EB2" w14:paraId="1852BCAC" w14:textId="77777777">
      <w:pPr>
        <w:spacing w:line="276" w:lineRule="auto"/>
        <w:rPr>
          <w:rFonts w:ascii="Times New Roman" w:hAnsi="Times New Roman" w:cs="Times New Roman"/>
        </w:rPr>
      </w:pPr>
    </w:p>
    <w:p w:rsidR="00032EB2" w:rsidP="00A70A97" w:rsidRDefault="00032EB2" w14:paraId="21E2E905" w14:textId="77777777">
      <w:pPr>
        <w:spacing w:line="276" w:lineRule="auto"/>
        <w:rPr>
          <w:rFonts w:ascii="Times New Roman" w:hAnsi="Times New Roman" w:cs="Times New Roman"/>
        </w:rPr>
      </w:pPr>
    </w:p>
    <w:p w:rsidR="00032EB2" w:rsidP="00A70A97" w:rsidRDefault="00032EB2" w14:paraId="6B370D7F" w14:textId="77777777">
      <w:pPr>
        <w:spacing w:line="276" w:lineRule="auto"/>
        <w:rPr>
          <w:rFonts w:ascii="Times New Roman" w:hAnsi="Times New Roman" w:cs="Times New Roman"/>
        </w:rPr>
      </w:pPr>
    </w:p>
    <w:p w:rsidR="0020411E" w:rsidP="00A70A97" w:rsidRDefault="0020411E" w14:paraId="0646B79B" w14:textId="77777777">
      <w:pPr>
        <w:spacing w:line="276" w:lineRule="auto"/>
        <w:rPr>
          <w:rFonts w:ascii="Times New Roman" w:hAnsi="Times New Roman" w:cs="Times New Roman"/>
        </w:rPr>
      </w:pPr>
    </w:p>
    <w:p w:rsidR="0020411E" w:rsidP="00A70A97" w:rsidRDefault="0020411E" w14:paraId="7A00A1ED" w14:textId="77777777">
      <w:pPr>
        <w:spacing w:line="276" w:lineRule="auto"/>
        <w:rPr>
          <w:rFonts w:ascii="Times New Roman" w:hAnsi="Times New Roman" w:cs="Times New Roman"/>
        </w:rPr>
      </w:pPr>
    </w:p>
    <w:p w:rsidR="0020411E" w:rsidP="00A70A97" w:rsidRDefault="0020411E" w14:paraId="1024734A" w14:textId="77777777">
      <w:pPr>
        <w:spacing w:line="276" w:lineRule="auto"/>
        <w:rPr>
          <w:rFonts w:ascii="Times New Roman" w:hAnsi="Times New Roman" w:cs="Times New Roman"/>
        </w:rPr>
      </w:pPr>
    </w:p>
    <w:p w:rsidR="0020411E" w:rsidP="00A70A97" w:rsidRDefault="0020411E" w14:paraId="6108FC82" w14:textId="77777777">
      <w:pPr>
        <w:spacing w:line="276" w:lineRule="auto"/>
        <w:rPr>
          <w:rFonts w:ascii="Times New Roman" w:hAnsi="Times New Roman" w:cs="Times New Roman"/>
        </w:rPr>
      </w:pPr>
    </w:p>
    <w:p w:rsidR="0020411E" w:rsidP="00A70A97" w:rsidRDefault="0020411E" w14:paraId="1D0C86BB" w14:textId="77777777">
      <w:pPr>
        <w:spacing w:line="276" w:lineRule="auto"/>
        <w:rPr>
          <w:rFonts w:ascii="Times New Roman" w:hAnsi="Times New Roman" w:cs="Times New Roman"/>
        </w:rPr>
      </w:pPr>
    </w:p>
    <w:p w:rsidR="3F818C36" w:rsidP="3F818C36" w:rsidRDefault="3F818C36" w14:paraId="542C4D76" w14:textId="0BD0D6B4">
      <w:pPr>
        <w:spacing w:line="276" w:lineRule="auto"/>
        <w:rPr>
          <w:rFonts w:ascii="Times New Roman" w:hAnsi="Times New Roman" w:cs="Times New Roman"/>
        </w:rPr>
      </w:pPr>
    </w:p>
    <w:p w:rsidR="3F818C36" w:rsidP="3F818C36" w:rsidRDefault="3F818C36" w14:paraId="249D7770" w14:textId="59B24C76">
      <w:pPr>
        <w:spacing w:line="276" w:lineRule="auto"/>
        <w:rPr>
          <w:rFonts w:ascii="Times New Roman" w:hAnsi="Times New Roman" w:cs="Times New Roman"/>
        </w:rPr>
      </w:pPr>
    </w:p>
    <w:p w:rsidR="3F818C36" w:rsidP="3F818C36" w:rsidRDefault="3F818C36" w14:paraId="198089DF" w14:textId="216E4173">
      <w:pPr>
        <w:spacing w:line="276" w:lineRule="auto"/>
        <w:rPr>
          <w:rFonts w:ascii="Times New Roman" w:hAnsi="Times New Roman" w:cs="Times New Roman"/>
        </w:rPr>
      </w:pPr>
    </w:p>
    <w:p w:rsidR="3F818C36" w:rsidP="3F818C36" w:rsidRDefault="3F818C36" w14:paraId="14A42139" w14:textId="3A2410C1">
      <w:pPr>
        <w:spacing w:line="276" w:lineRule="auto"/>
        <w:rPr>
          <w:rFonts w:ascii="Times New Roman" w:hAnsi="Times New Roman" w:cs="Times New Roman"/>
        </w:rPr>
      </w:pPr>
    </w:p>
    <w:p w:rsidRPr="00A70A97" w:rsidR="00225449" w:rsidP="3F818C36" w:rsidRDefault="00225449" w14:paraId="24011A3F" w14:textId="08E41507">
      <w:pPr>
        <w:spacing w:line="276" w:lineRule="auto"/>
        <w:rPr>
          <w:rFonts w:ascii="Times New Roman" w:hAnsi="Times New Roman" w:cs="Times New Roman"/>
        </w:rPr>
      </w:pPr>
    </w:p>
    <w:p w:rsidRPr="00B97605" w:rsidR="00225449" w:rsidP="3F818C36" w:rsidRDefault="00225449" w14:paraId="39A3BBE5" w14:textId="51E39870">
      <w:pPr>
        <w:jc w:val="center"/>
        <w:rPr>
          <w:rFonts w:ascii="Times New Roman" w:hAnsi="Times New Roman" w:cs="Times New Roman"/>
          <w:color w:val="000000" w:themeColor="text1"/>
        </w:rPr>
      </w:pPr>
      <w:r w:rsidRPr="3F818C36">
        <w:rPr>
          <w:rFonts w:ascii="Times New Roman" w:hAnsi="Times New Roman" w:cs="Times New Roman"/>
          <w:color w:val="000000" w:themeColor="text1"/>
        </w:rPr>
        <w:t xml:space="preserve">Works Cited </w:t>
      </w:r>
      <w:r w:rsidRPr="3F818C36" w:rsidR="00397790">
        <w:rPr>
          <w:rFonts w:ascii="Times New Roman" w:hAnsi="Times New Roman" w:cs="Times New Roman"/>
          <w:color w:val="000000" w:themeColor="text1"/>
        </w:rPr>
        <w:t>and Consulted</w:t>
      </w:r>
    </w:p>
    <w:p w:rsidR="00BD7E34" w:rsidP="00032EB2" w:rsidRDefault="00032EB2" w14:paraId="7B78E3C3" w14:textId="384B2F4F">
      <w:pPr>
        <w:pStyle w:val="NormalWeb"/>
        <w:ind w:left="567" w:hanging="567"/>
        <w:rPr>
          <w:color w:val="000000" w:themeColor="text1"/>
        </w:rPr>
      </w:pPr>
      <w:r w:rsidRPr="00B97605">
        <w:rPr>
          <w:color w:val="000000" w:themeColor="text1"/>
        </w:rPr>
        <w:lastRenderedPageBreak/>
        <w:t xml:space="preserve">Andrew Jackson signs the </w:t>
      </w:r>
      <w:r w:rsidRPr="00B97605" w:rsidR="008E6368">
        <w:rPr>
          <w:color w:val="000000" w:themeColor="text1"/>
        </w:rPr>
        <w:t>Indian</w:t>
      </w:r>
      <w:r w:rsidRPr="00B97605">
        <w:rPr>
          <w:color w:val="000000" w:themeColor="text1"/>
        </w:rPr>
        <w:t xml:space="preserve"> removal act into lawHistory.com Editors. (2021, August 30).</w:t>
      </w:r>
      <w:r w:rsidRPr="00B97605">
        <w:rPr>
          <w:rStyle w:val="apple-converted-space"/>
          <w:color w:val="000000" w:themeColor="text1"/>
        </w:rPr>
        <w:t> </w:t>
      </w:r>
      <w:r w:rsidRPr="00B97605">
        <w:rPr>
          <w:color w:val="000000" w:themeColor="text1"/>
        </w:rPr>
        <w:t xml:space="preserve"> - history. History.com. Retrieved March 21, 2023, from </w:t>
      </w:r>
      <w:hyperlink w:history="1" r:id="rId16">
        <w:r w:rsidRPr="00846C6D">
          <w:rPr>
            <w:rStyle w:val="Hyperlink"/>
          </w:rPr>
          <w:t>https://www.history.com/this-day-in-history/indian-removal-act-signed-andrew-jackson</w:t>
        </w:r>
      </w:hyperlink>
    </w:p>
    <w:p w:rsidRPr="00032EB2" w:rsidR="00032EB2" w:rsidP="00032EB2" w:rsidRDefault="00032EB2" w14:paraId="312811B9" w14:textId="3B71530E">
      <w:pPr>
        <w:spacing w:before="100" w:beforeAutospacing="1" w:after="100" w:afterAutospacing="1"/>
        <w:ind w:left="567" w:hanging="567"/>
        <w:rPr>
          <w:rFonts w:ascii="Times New Roman" w:hAnsi="Times New Roman" w:eastAsia="Times New Roman" w:cs="Times New Roman"/>
          <w:color w:val="000000" w:themeColor="text1"/>
        </w:rPr>
      </w:pPr>
      <w:r w:rsidRPr="00B97605">
        <w:rPr>
          <w:rFonts w:ascii="Times New Roman" w:hAnsi="Times New Roman" w:eastAsia="Times New Roman" w:cs="Times New Roman"/>
          <w:color w:val="000000" w:themeColor="text1"/>
        </w:rPr>
        <w:t>Bassett, F. (n.d.). </w:t>
      </w:r>
      <w:r w:rsidRPr="00B97605">
        <w:rPr>
          <w:rFonts w:ascii="Times New Roman" w:hAnsi="Times New Roman" w:eastAsia="Times New Roman" w:cs="Times New Roman"/>
          <w:i/>
          <w:iCs/>
          <w:color w:val="000000" w:themeColor="text1"/>
        </w:rPr>
        <w:t xml:space="preserve">Postcard collection - appendix C wish you were </w:t>
      </w:r>
      <w:proofErr w:type="gramStart"/>
      <w:r w:rsidRPr="00B97605">
        <w:rPr>
          <w:rFonts w:ascii="Times New Roman" w:hAnsi="Times New Roman" w:eastAsia="Times New Roman" w:cs="Times New Roman"/>
          <w:i/>
          <w:iCs/>
          <w:color w:val="000000" w:themeColor="text1"/>
        </w:rPr>
        <w:t>here!:</w:t>
      </w:r>
      <w:proofErr w:type="gramEnd"/>
      <w:r w:rsidRPr="00B97605">
        <w:rPr>
          <w:rFonts w:ascii="Times New Roman" w:hAnsi="Times New Roman" w:eastAsia="Times New Roman" w:cs="Times New Roman"/>
          <w:i/>
          <w:iCs/>
          <w:color w:val="000000" w:themeColor="text1"/>
        </w:rPr>
        <w:t xml:space="preserve"> The story of the golden age of picture postcards in the United States</w:t>
      </w:r>
      <w:r w:rsidRPr="00B97605">
        <w:rPr>
          <w:rFonts w:ascii="Times New Roman" w:hAnsi="Times New Roman" w:eastAsia="Times New Roman" w:cs="Times New Roman"/>
          <w:color w:val="000000" w:themeColor="text1"/>
        </w:rPr>
        <w:t xml:space="preserve">. New York State Library. Retrieved April 2, 2023, from </w:t>
      </w:r>
      <w:proofErr w:type="gramStart"/>
      <w:r w:rsidRPr="00B97605">
        <w:rPr>
          <w:rFonts w:ascii="Times New Roman" w:hAnsi="Times New Roman" w:eastAsia="Times New Roman" w:cs="Times New Roman"/>
          <w:color w:val="000000" w:themeColor="text1"/>
        </w:rPr>
        <w:t>https://www.nysl.nysed.gov/msscfa/qc16510ess.htm</w:t>
      </w:r>
      <w:proofErr w:type="gramEnd"/>
    </w:p>
    <w:p w:rsidRPr="00B97605" w:rsidR="00BD7E34" w:rsidP="00032EB2" w:rsidRDefault="00BD7E34" w14:paraId="4A3D2043" w14:textId="25D8DE1C">
      <w:pPr>
        <w:rPr>
          <w:rFonts w:ascii="Times New Roman" w:hAnsi="Times New Roman" w:eastAsia="Times New Roman" w:cs="Times New Roman"/>
          <w:color w:val="000000" w:themeColor="text1"/>
        </w:rPr>
      </w:pPr>
      <w:proofErr w:type="spellStart"/>
      <w:r w:rsidRPr="00B97605">
        <w:rPr>
          <w:rFonts w:ascii="Times New Roman" w:hAnsi="Times New Roman" w:eastAsia="Times New Roman" w:cs="Times New Roman"/>
          <w:color w:val="000000" w:themeColor="text1"/>
          <w:shd w:val="clear" w:color="auto" w:fill="FFFFFF"/>
        </w:rPr>
        <w:t>Boxell</w:t>
      </w:r>
      <w:proofErr w:type="spellEnd"/>
      <w:r w:rsidRPr="00B97605">
        <w:rPr>
          <w:rFonts w:ascii="Times New Roman" w:hAnsi="Times New Roman" w:eastAsia="Times New Roman" w:cs="Times New Roman"/>
          <w:color w:val="000000" w:themeColor="text1"/>
          <w:shd w:val="clear" w:color="auto" w:fill="FFFFFF"/>
        </w:rPr>
        <w:t xml:space="preserve">, M. (2021). From native sovereignty to an Oilman’s state: Land, race, and petroleum in </w:t>
      </w:r>
      <w:proofErr w:type="spellStart"/>
      <w:r w:rsidRPr="00B97605">
        <w:rPr>
          <w:rFonts w:ascii="Times New Roman" w:hAnsi="Times New Roman" w:eastAsia="Times New Roman" w:cs="Times New Roman"/>
          <w:color w:val="000000" w:themeColor="text1"/>
          <w:shd w:val="clear" w:color="auto" w:fill="FFFFFF"/>
        </w:rPr>
        <w:t>indian</w:t>
      </w:r>
      <w:proofErr w:type="spellEnd"/>
      <w:r w:rsidRPr="00B97605">
        <w:rPr>
          <w:rFonts w:ascii="Times New Roman" w:hAnsi="Times New Roman" w:eastAsia="Times New Roman" w:cs="Times New Roman"/>
          <w:color w:val="000000" w:themeColor="text1"/>
          <w:shd w:val="clear" w:color="auto" w:fill="FFFFFF"/>
        </w:rPr>
        <w:t xml:space="preserve"> territory and </w:t>
      </w:r>
      <w:proofErr w:type="spellStart"/>
      <w:r w:rsidRPr="00B97605">
        <w:rPr>
          <w:rFonts w:ascii="Times New Roman" w:hAnsi="Times New Roman" w:eastAsia="Times New Roman" w:cs="Times New Roman"/>
          <w:color w:val="000000" w:themeColor="text1"/>
          <w:shd w:val="clear" w:color="auto" w:fill="FFFFFF"/>
        </w:rPr>
        <w:t>oklahoma</w:t>
      </w:r>
      <w:proofErr w:type="spellEnd"/>
      <w:r w:rsidRPr="00B97605">
        <w:rPr>
          <w:rFonts w:ascii="Times New Roman" w:hAnsi="Times New Roman" w:eastAsia="Times New Roman" w:cs="Times New Roman"/>
          <w:color w:val="000000" w:themeColor="text1"/>
          <w:shd w:val="clear" w:color="auto" w:fill="FFFFFF"/>
        </w:rPr>
        <w:t>.</w:t>
      </w:r>
      <w:r w:rsidRPr="00B97605">
        <w:rPr>
          <w:rFonts w:ascii="Times New Roman" w:hAnsi="Times New Roman" w:eastAsia="Times New Roman" w:cs="Times New Roman"/>
          <w:color w:val="000000" w:themeColor="text1"/>
        </w:rPr>
        <w:t> The Journal of the Gilded Age and Progressive Era, 20</w:t>
      </w:r>
      <w:r w:rsidRPr="00B97605">
        <w:rPr>
          <w:rFonts w:ascii="Times New Roman" w:hAnsi="Times New Roman" w:eastAsia="Times New Roman" w:cs="Times New Roman"/>
          <w:color w:val="000000" w:themeColor="text1"/>
          <w:shd w:val="clear" w:color="auto" w:fill="FFFFFF"/>
        </w:rPr>
        <w:t xml:space="preserve">(2), 216-233. </w:t>
      </w:r>
      <w:proofErr w:type="spellStart"/>
      <w:proofErr w:type="gramStart"/>
      <w:r w:rsidRPr="00B97605">
        <w:rPr>
          <w:rFonts w:ascii="Times New Roman" w:hAnsi="Times New Roman" w:eastAsia="Times New Roman" w:cs="Times New Roman"/>
          <w:color w:val="000000" w:themeColor="text1"/>
          <w:shd w:val="clear" w:color="auto" w:fill="FFFFFF"/>
        </w:rPr>
        <w:t>doi:https</w:t>
      </w:r>
      <w:proofErr w:type="spellEnd"/>
      <w:r w:rsidRPr="00B97605">
        <w:rPr>
          <w:rFonts w:ascii="Times New Roman" w:hAnsi="Times New Roman" w:eastAsia="Times New Roman" w:cs="Times New Roman"/>
          <w:color w:val="000000" w:themeColor="text1"/>
          <w:shd w:val="clear" w:color="auto" w:fill="FFFFFF"/>
        </w:rPr>
        <w:t>://doi.org/10.1017/S1537781420000808</w:t>
      </w:r>
      <w:proofErr w:type="gramEnd"/>
    </w:p>
    <w:p w:rsidRPr="00B97605" w:rsidR="00BD7E34" w:rsidP="00032EB2" w:rsidRDefault="00BD7E34" w14:paraId="6C279AC9" w14:textId="77777777">
      <w:pPr>
        <w:rPr>
          <w:rFonts w:ascii="Times New Roman" w:hAnsi="Times New Roman" w:eastAsia="Times New Roman" w:cs="Times New Roman"/>
          <w:color w:val="000000" w:themeColor="text1"/>
        </w:rPr>
      </w:pPr>
    </w:p>
    <w:p w:rsidR="003A5AEB" w:rsidP="00032EB2" w:rsidRDefault="003A5AEB" w14:paraId="63C9506D" w14:textId="28D55BB4">
      <w:pPr>
        <w:rPr>
          <w:rFonts w:ascii="Times New Roman" w:hAnsi="Times New Roman" w:cs="Times New Roman"/>
          <w:color w:val="000000" w:themeColor="text1"/>
        </w:rPr>
      </w:pPr>
      <w:r w:rsidRPr="00B97605">
        <w:rPr>
          <w:rFonts w:ascii="Times New Roman" w:hAnsi="Times New Roman" w:cs="Times New Roman"/>
          <w:color w:val="000000" w:themeColor="text1"/>
        </w:rPr>
        <w:t>Carlson, Leonard A., and Mark A. Roberts. “Indian Lands, ‘</w:t>
      </w:r>
      <w:proofErr w:type="spellStart"/>
      <w:r w:rsidRPr="00B97605">
        <w:rPr>
          <w:rFonts w:ascii="Times New Roman" w:hAnsi="Times New Roman" w:cs="Times New Roman"/>
          <w:color w:val="000000" w:themeColor="text1"/>
        </w:rPr>
        <w:t>Squatterism</w:t>
      </w:r>
      <w:proofErr w:type="spellEnd"/>
      <w:r w:rsidRPr="00B97605">
        <w:rPr>
          <w:rFonts w:ascii="Times New Roman" w:hAnsi="Times New Roman" w:cs="Times New Roman"/>
          <w:color w:val="000000" w:themeColor="text1"/>
        </w:rPr>
        <w:t>,’ and Slavery: Economic Interests and the Passage of the Indian Removal Act of 1830.” Explorations in economic history 43.3 (2006): 486–504. Web.</w:t>
      </w:r>
    </w:p>
    <w:p w:rsidR="00032EB2" w:rsidP="00032EB2" w:rsidRDefault="00032EB2" w14:paraId="12A930B3" w14:textId="77777777">
      <w:pPr>
        <w:rPr>
          <w:rFonts w:ascii="Times New Roman" w:hAnsi="Times New Roman" w:eastAsia="Times New Roman" w:cs="Times New Roman"/>
          <w:color w:val="000000" w:themeColor="text1"/>
          <w:shd w:val="clear" w:color="auto" w:fill="FFFFFF"/>
        </w:rPr>
      </w:pPr>
    </w:p>
    <w:p w:rsidRPr="00B97605" w:rsidR="00032EB2" w:rsidP="00032EB2" w:rsidRDefault="00032EB2" w14:paraId="10C83010" w14:textId="77E476A9">
      <w:pPr>
        <w:rPr>
          <w:rFonts w:ascii="Times New Roman" w:hAnsi="Times New Roman" w:eastAsia="Times New Roman" w:cs="Times New Roman"/>
          <w:color w:val="000000" w:themeColor="text1"/>
        </w:rPr>
      </w:pPr>
      <w:r w:rsidRPr="00B97605">
        <w:rPr>
          <w:rFonts w:ascii="Times New Roman" w:hAnsi="Times New Roman" w:eastAsia="Times New Roman" w:cs="Times New Roman"/>
          <w:color w:val="000000" w:themeColor="text1"/>
          <w:shd w:val="clear" w:color="auto" w:fill="FFFFFF"/>
        </w:rPr>
        <w:t>Donald Fixico, “American Indians,” </w:t>
      </w:r>
      <w:r w:rsidRPr="00B97605">
        <w:rPr>
          <w:rFonts w:ascii="Times New Roman" w:hAnsi="Times New Roman" w:eastAsia="Times New Roman" w:cs="Times New Roman"/>
          <w:i/>
          <w:iCs/>
          <w:color w:val="000000" w:themeColor="text1"/>
        </w:rPr>
        <w:t>The Encyclopedia of Oklahoma History and Culture</w:t>
      </w:r>
      <w:r w:rsidRPr="00B97605">
        <w:rPr>
          <w:rFonts w:ascii="Times New Roman" w:hAnsi="Times New Roman" w:eastAsia="Times New Roman" w:cs="Times New Roman"/>
          <w:color w:val="000000" w:themeColor="text1"/>
          <w:shd w:val="clear" w:color="auto" w:fill="FFFFFF"/>
        </w:rPr>
        <w:t>, https://www.okhistory.org/publications/enc/entry.php?entry=AM010.</w:t>
      </w:r>
    </w:p>
    <w:p w:rsidRPr="00B97605" w:rsidR="003A5AEB" w:rsidP="00032EB2" w:rsidRDefault="003A5AEB" w14:paraId="359D3F3D" w14:textId="77777777">
      <w:pPr>
        <w:rPr>
          <w:rFonts w:ascii="Times New Roman" w:hAnsi="Times New Roman" w:eastAsia="Times New Roman" w:cs="Times New Roman"/>
          <w:color w:val="000000" w:themeColor="text1"/>
        </w:rPr>
      </w:pPr>
    </w:p>
    <w:p w:rsidRPr="00B97605" w:rsidR="005A3D1E" w:rsidP="00032EB2" w:rsidRDefault="00931CF7" w14:paraId="7D7E37D4" w14:textId="0AECF8A0">
      <w:pPr>
        <w:rPr>
          <w:rFonts w:ascii="Times New Roman" w:hAnsi="Times New Roman" w:eastAsia="Times New Roman" w:cs="Times New Roman"/>
          <w:color w:val="000000" w:themeColor="text1"/>
        </w:rPr>
      </w:pPr>
      <w:r w:rsidRPr="00B97605">
        <w:rPr>
          <w:rFonts w:ascii="Times New Roman" w:hAnsi="Times New Roman" w:eastAsia="Times New Roman" w:cs="Times New Roman"/>
          <w:color w:val="000000" w:themeColor="text1"/>
          <w:shd w:val="clear" w:color="auto" w:fill="FFFFFF"/>
        </w:rPr>
        <w:t xml:space="preserve">Oklahoma. (2004). In P. Cornelison, &amp; T. </w:t>
      </w:r>
      <w:proofErr w:type="spellStart"/>
      <w:r w:rsidRPr="00B97605">
        <w:rPr>
          <w:rFonts w:ascii="Times New Roman" w:hAnsi="Times New Roman" w:eastAsia="Times New Roman" w:cs="Times New Roman"/>
          <w:color w:val="000000" w:themeColor="text1"/>
          <w:shd w:val="clear" w:color="auto" w:fill="FFFFFF"/>
        </w:rPr>
        <w:t>Yanak</w:t>
      </w:r>
      <w:proofErr w:type="spellEnd"/>
      <w:r w:rsidRPr="00B97605">
        <w:rPr>
          <w:rFonts w:ascii="Times New Roman" w:hAnsi="Times New Roman" w:eastAsia="Times New Roman" w:cs="Times New Roman"/>
          <w:color w:val="000000" w:themeColor="text1"/>
          <w:shd w:val="clear" w:color="auto" w:fill="FFFFFF"/>
        </w:rPr>
        <w:t>, </w:t>
      </w:r>
      <w:r w:rsidRPr="00B97605">
        <w:rPr>
          <w:rFonts w:ascii="Times New Roman" w:hAnsi="Times New Roman" w:eastAsia="Times New Roman" w:cs="Times New Roman"/>
          <w:color w:val="000000" w:themeColor="text1"/>
        </w:rPr>
        <w:t xml:space="preserve">The great American history </w:t>
      </w:r>
      <w:proofErr w:type="gramStart"/>
      <w:r w:rsidRPr="00B97605">
        <w:rPr>
          <w:rFonts w:ascii="Times New Roman" w:hAnsi="Times New Roman" w:eastAsia="Times New Roman" w:cs="Times New Roman"/>
          <w:color w:val="000000" w:themeColor="text1"/>
        </w:rPr>
        <w:t>fact-finder</w:t>
      </w:r>
      <w:proofErr w:type="gramEnd"/>
      <w:r w:rsidRPr="00B97605">
        <w:rPr>
          <w:rFonts w:ascii="Times New Roman" w:hAnsi="Times New Roman" w:eastAsia="Times New Roman" w:cs="Times New Roman"/>
          <w:color w:val="000000" w:themeColor="text1"/>
          <w:shd w:val="clear" w:color="auto" w:fill="FFFFFF"/>
        </w:rPr>
        <w:t xml:space="preserve"> (2nd ed.). Houghton Mifflin. Credo Reference: </w:t>
      </w:r>
    </w:p>
    <w:p w:rsidRPr="00B97605" w:rsidR="007C7250" w:rsidP="00032EB2" w:rsidRDefault="00A70A97" w14:paraId="01B7488B" w14:textId="774E81FF">
      <w:pPr>
        <w:pStyle w:val="NormalWeb"/>
        <w:ind w:left="567" w:hanging="567"/>
        <w:rPr>
          <w:color w:val="000000" w:themeColor="text1"/>
        </w:rPr>
      </w:pPr>
      <w:r w:rsidRPr="00B97605">
        <w:rPr>
          <w:color w:val="000000" w:themeColor="text1"/>
        </w:rPr>
        <w:t xml:space="preserve">Manifest destiny and </w:t>
      </w:r>
      <w:r w:rsidRPr="00B97605" w:rsidR="00B97605">
        <w:rPr>
          <w:color w:val="000000" w:themeColor="text1"/>
        </w:rPr>
        <w:t>Indian</w:t>
      </w:r>
      <w:r w:rsidRPr="00B97605">
        <w:rPr>
          <w:color w:val="000000" w:themeColor="text1"/>
        </w:rPr>
        <w:t xml:space="preserve"> removal - </w:t>
      </w:r>
      <w:proofErr w:type="spellStart"/>
      <w:r w:rsidRPr="00B97605">
        <w:rPr>
          <w:color w:val="000000" w:themeColor="text1"/>
        </w:rPr>
        <w:t>american</w:t>
      </w:r>
      <w:proofErr w:type="spellEnd"/>
      <w:r w:rsidRPr="00B97605">
        <w:rPr>
          <w:color w:val="000000" w:themeColor="text1"/>
        </w:rPr>
        <w:t xml:space="preserve"> experience. Smithsonian American Art Museum</w:t>
      </w:r>
      <w:r w:rsidR="00032EB2">
        <w:rPr>
          <w:color w:val="000000" w:themeColor="text1"/>
        </w:rPr>
        <w:t xml:space="preserve"> </w:t>
      </w:r>
      <w:r w:rsidRPr="00B97605">
        <w:rPr>
          <w:color w:val="000000" w:themeColor="text1"/>
        </w:rPr>
        <w:t xml:space="preserve">Retrieved March 21, 2023, from </w:t>
      </w:r>
      <w:proofErr w:type="gramStart"/>
      <w:r w:rsidRPr="00B97605">
        <w:rPr>
          <w:color w:val="000000" w:themeColor="text1"/>
        </w:rPr>
        <w:t>https://americanexperience.si.edu/wp-content/uploads/2015/02/Manifest-Destiny-and-Indian-Removal.pdf</w:t>
      </w:r>
      <w:proofErr w:type="gramEnd"/>
    </w:p>
    <w:p w:rsidR="00F21C29" w:rsidP="00032EB2" w:rsidRDefault="00852235" w14:paraId="23AB9D81" w14:textId="058C0972">
      <w:pPr>
        <w:rPr>
          <w:rFonts w:ascii="Times New Roman" w:hAnsi="Times New Roman" w:cs="Times New Roman"/>
          <w:color w:val="000000" w:themeColor="text1"/>
        </w:rPr>
      </w:pPr>
      <w:r w:rsidRPr="00B97605">
        <w:rPr>
          <w:rFonts w:ascii="Times New Roman" w:hAnsi="Times New Roman" w:cs="Times New Roman"/>
          <w:color w:val="000000" w:themeColor="text1"/>
        </w:rPr>
        <w:t xml:space="preserve">Meikle. (2016). Postcard America: Curt </w:t>
      </w:r>
      <w:proofErr w:type="spellStart"/>
      <w:r w:rsidRPr="00B97605">
        <w:rPr>
          <w:rFonts w:ascii="Times New Roman" w:hAnsi="Times New Roman" w:cs="Times New Roman"/>
          <w:color w:val="000000" w:themeColor="text1"/>
        </w:rPr>
        <w:t>Teich</w:t>
      </w:r>
      <w:proofErr w:type="spellEnd"/>
      <w:r w:rsidRPr="00B97605">
        <w:rPr>
          <w:rFonts w:ascii="Times New Roman" w:hAnsi="Times New Roman" w:cs="Times New Roman"/>
          <w:color w:val="000000" w:themeColor="text1"/>
        </w:rPr>
        <w:t xml:space="preserve"> and the Imaging of a Nation, 1931-1950. University of Texas Press.</w:t>
      </w:r>
    </w:p>
    <w:p w:rsidRPr="00B97605" w:rsidR="00032EB2" w:rsidP="00032EB2" w:rsidRDefault="00032EB2" w14:paraId="40270E0D" w14:textId="68530738">
      <w:pPr>
        <w:pStyle w:val="NormalWeb"/>
        <w:ind w:left="567" w:hanging="567"/>
        <w:rPr>
          <w:color w:val="000000" w:themeColor="text1"/>
        </w:rPr>
      </w:pPr>
      <w:r w:rsidRPr="00B97605">
        <w:rPr>
          <w:color w:val="000000" w:themeColor="text1"/>
        </w:rPr>
        <w:t>O'Dell, L. (n.d.). </w:t>
      </w:r>
      <w:r w:rsidRPr="00B97605">
        <w:rPr>
          <w:i/>
          <w:iCs/>
          <w:color w:val="000000" w:themeColor="text1"/>
        </w:rPr>
        <w:t>Miller Brothers 101 ranch</w:t>
      </w:r>
      <w:r w:rsidRPr="00B97605">
        <w:rPr>
          <w:color w:val="000000" w:themeColor="text1"/>
        </w:rPr>
        <w:t xml:space="preserve">. Oklahoma Historical Society | OHS. Retrieved April 3, 2023, from </w:t>
      </w:r>
      <w:proofErr w:type="gramStart"/>
      <w:r w:rsidRPr="00B97605">
        <w:rPr>
          <w:color w:val="000000" w:themeColor="text1"/>
        </w:rPr>
        <w:t>https://www.okhistory.org/publications/enc/entry.php?entry=MI029</w:t>
      </w:r>
      <w:proofErr w:type="gramEnd"/>
    </w:p>
    <w:p w:rsidRPr="00B97605" w:rsidR="00F21C29" w:rsidP="00032EB2" w:rsidRDefault="00F21C29" w14:paraId="09C61397" w14:textId="5448E102">
      <w:pPr>
        <w:rPr>
          <w:rFonts w:ascii="Times New Roman" w:hAnsi="Times New Roman" w:cs="Times New Roman"/>
          <w:color w:val="000000" w:themeColor="text1"/>
        </w:rPr>
      </w:pPr>
      <w:proofErr w:type="spellStart"/>
      <w:r w:rsidRPr="00B97605">
        <w:rPr>
          <w:rFonts w:ascii="Times New Roman" w:hAnsi="Times New Roman" w:cs="Times New Roman"/>
          <w:color w:val="000000" w:themeColor="text1"/>
        </w:rPr>
        <w:t>Özen</w:t>
      </w:r>
      <w:proofErr w:type="spellEnd"/>
      <w:r w:rsidRPr="00B97605">
        <w:rPr>
          <w:rFonts w:ascii="Times New Roman" w:hAnsi="Times New Roman" w:cs="Times New Roman"/>
          <w:color w:val="000000" w:themeColor="text1"/>
        </w:rPr>
        <w:t>. (2008). Visual representation and propaganda: Early films and postcards in the Ottoman Empire, 1895-1914. Early Popular Visual Culture, 6(2), 145–157.</w:t>
      </w:r>
    </w:p>
    <w:p w:rsidRPr="00B97605" w:rsidR="00A91EBB" w:rsidP="00032EB2" w:rsidRDefault="003E2798" w14:paraId="0AA4992E" w14:textId="56C6BE8C">
      <w:pPr>
        <w:spacing w:before="100" w:beforeAutospacing="1" w:after="100" w:afterAutospacing="1"/>
        <w:ind w:left="567" w:hanging="567"/>
        <w:rPr>
          <w:rFonts w:ascii="Times New Roman" w:hAnsi="Times New Roman" w:eastAsia="Times New Roman" w:cs="Times New Roman"/>
          <w:color w:val="000000" w:themeColor="text1"/>
        </w:rPr>
      </w:pPr>
      <w:r w:rsidRPr="00B97605">
        <w:rPr>
          <w:rFonts w:ascii="Times New Roman" w:hAnsi="Times New Roman" w:eastAsia="Times New Roman" w:cs="Times New Roman"/>
          <w:i/>
          <w:iCs/>
          <w:color w:val="000000" w:themeColor="text1"/>
        </w:rPr>
        <w:t>Pawnee history: Pawnee Nation</w:t>
      </w:r>
      <w:r w:rsidRPr="00B97605">
        <w:rPr>
          <w:rFonts w:ascii="Times New Roman" w:hAnsi="Times New Roman" w:eastAsia="Times New Roman" w:cs="Times New Roman"/>
          <w:color w:val="000000" w:themeColor="text1"/>
        </w:rPr>
        <w:t xml:space="preserve">. Pawnee Nation of Oklahoma. (2020, December 4). Retrieved April 3, 2023, from </w:t>
      </w:r>
      <w:proofErr w:type="gramStart"/>
      <w:r w:rsidRPr="00B97605">
        <w:rPr>
          <w:rFonts w:ascii="Times New Roman" w:hAnsi="Times New Roman" w:eastAsia="Times New Roman" w:cs="Times New Roman"/>
          <w:color w:val="000000" w:themeColor="text1"/>
        </w:rPr>
        <w:t>https://pawneenation.org/pawnee-history</w:t>
      </w:r>
      <w:proofErr w:type="gramEnd"/>
    </w:p>
    <w:sectPr w:rsidRPr="00B97605" w:rsidR="00A91EBB">
      <w:footerReference w:type="even" r:id="rId17"/>
      <w:footerReference w:type="default" r:id="rId18"/>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K(" w:author="Klassen, Kylie (Ky)" w:date="2023-04-16T21:26:00Z" w:id="0">
    <w:p w:rsidR="3F818C36" w:rsidRDefault="3F818C36" w14:paraId="6AD8B22A" w14:textId="00BE0BFF">
      <w:pPr>
        <w:pStyle w:val="CommentText"/>
      </w:pPr>
      <w:r>
        <w:t xml:space="preserve">Overall notes for editors: </w:t>
      </w:r>
      <w:r>
        <w:rPr>
          <w:rStyle w:val="CommentReference"/>
        </w:rPr>
        <w:annotationRef/>
      </w:r>
    </w:p>
    <w:p w:rsidR="3F818C36" w:rsidRDefault="3F818C36" w14:paraId="420556CA" w14:textId="2C0C07E9">
      <w:pPr>
        <w:pStyle w:val="CommentText"/>
      </w:pPr>
      <w:r>
        <w:t>1. The piece feels disjointed, thoughts on making this more concise?</w:t>
      </w:r>
    </w:p>
    <w:p w:rsidR="3F818C36" w:rsidRDefault="3F818C36" w14:paraId="20FB7044" w14:textId="6E3B7006">
      <w:pPr>
        <w:pStyle w:val="CommentText"/>
      </w:pPr>
      <w:r>
        <w:t xml:space="preserve">2. Conclusion does not conclude. Any thoughts? </w:t>
      </w:r>
    </w:p>
    <w:p w:rsidR="3F818C36" w:rsidRDefault="3F818C36" w14:paraId="3B39FE2D" w14:textId="57D21745">
      <w:pPr>
        <w:pStyle w:val="CommentText"/>
      </w:pPr>
      <w:r>
        <w:t xml:space="preserve">3. The images are not would there would be in the publication, I just included them here for your reference. </w:t>
      </w:r>
    </w:p>
  </w:comment>
  <w:comment w:initials="HSPC" w:author="Htoo Sang, Paul Chan" w:date="2023-04-17T16:59:00Z" w:id="1">
    <w:p w:rsidR="00F37801" w:rsidP="00D227DD" w:rsidRDefault="00F37801" w14:paraId="27C9516E" w14:textId="77777777">
      <w:pPr>
        <w:pStyle w:val="CommentText"/>
      </w:pPr>
      <w:r>
        <w:rPr>
          <w:rStyle w:val="CommentReference"/>
        </w:rPr>
        <w:annotationRef/>
      </w:r>
      <w:r>
        <w:t xml:space="preserve">I like the style/voice that you use here, Ky. Perhaps, sticking to this direct/informal language throughout the article would allow for the readers to engage more with it. </w:t>
      </w:r>
    </w:p>
  </w:comment>
  <w:comment w:initials="HSPC" w:author="Htoo Sang, Paul Chan" w:date="2023-04-17T16:47:00Z" w:id="2">
    <w:p w:rsidR="00167D72" w:rsidRDefault="00167D72" w14:paraId="170CE480" w14:textId="20B14336">
      <w:pPr>
        <w:pStyle w:val="CommentText"/>
      </w:pPr>
      <w:r>
        <w:rPr>
          <w:rStyle w:val="CommentReference"/>
        </w:rPr>
        <w:annotationRef/>
      </w:r>
      <w:r>
        <w:t xml:space="preserve">This sentence is a bit hard to read for me. Only reading it for about three times do I understand vaguely what it means. Perhaps, restructuring it would be helpful. </w:t>
      </w:r>
      <w:r>
        <w:br/>
      </w:r>
      <w:r>
        <w:br/>
      </w:r>
      <w:r>
        <w:t>"On the Oklahoma Department of Libraries' online collection, there's an intriguing digital archive of postcards that were made for tourists in the past." (?)</w:t>
      </w:r>
    </w:p>
    <w:p w:rsidR="00167D72" w:rsidP="006440F4" w:rsidRDefault="00167D72" w14:paraId="4C35CE2A" w14:textId="77777777">
      <w:pPr>
        <w:pStyle w:val="CommentText"/>
      </w:pPr>
    </w:p>
  </w:comment>
  <w:comment w:initials="HSPC" w:author="Htoo Sang, Paul Chan" w:date="2023-04-17T16:51:00Z" w:id="6">
    <w:p w:rsidR="00F37801" w:rsidP="008A0070" w:rsidRDefault="00F37801" w14:paraId="2DAF7ED0" w14:textId="77777777">
      <w:pPr>
        <w:pStyle w:val="CommentText"/>
      </w:pPr>
      <w:r>
        <w:rPr>
          <w:rStyle w:val="CommentReference"/>
        </w:rPr>
        <w:annotationRef/>
      </w:r>
      <w:r>
        <w:t xml:space="preserve">The autocorrection on Word is showing red here. Perhaps, just "caricaturist" would be alright. </w:t>
      </w:r>
      <w:r>
        <w:rPr>
          <w:rStyle w:val="CommentReference"/>
        </w:rPr>
        <w:annotationRef/>
      </w:r>
    </w:p>
  </w:comment>
  <w:comment w:initials="HSPC" w:author="Htoo Sang, Paul Chan" w:date="2023-04-17T16:58:00Z" w:id="7">
    <w:p w:rsidR="00F37801" w:rsidP="00225E67" w:rsidRDefault="00F37801" w14:paraId="1046254B" w14:textId="77777777">
      <w:pPr>
        <w:pStyle w:val="CommentText"/>
      </w:pPr>
      <w:r>
        <w:rPr>
          <w:rStyle w:val="CommentReference"/>
        </w:rPr>
        <w:annotationRef/>
      </w:r>
      <w:r>
        <w:t xml:space="preserve">This is a good thesis statement. However, considering that the readers of Rootstalk will be from varied backgrounds, I believe the academic language obscures this article's critique of U.S. popular culture on misrepresenting indigenous peoples while profiting off of these postcards. </w:t>
      </w:r>
      <w:r>
        <w:rPr>
          <w:rStyle w:val="CommentReference"/>
        </w:rPr>
        <w:annotationRef/>
      </w:r>
    </w:p>
  </w:comment>
  <w:comment w:initials="HSPC" w:author="Htoo Sang, Paul Chan" w:date="2023-04-17T17:01:00Z" w:id="8">
    <w:p w:rsidR="00873EE8" w:rsidP="00BD6147" w:rsidRDefault="00873EE8" w14:paraId="1592A18D" w14:textId="77777777">
      <w:pPr>
        <w:pStyle w:val="CommentText"/>
      </w:pPr>
      <w:r>
        <w:rPr>
          <w:rStyle w:val="CommentReference"/>
        </w:rPr>
        <w:annotationRef/>
      </w:r>
      <w:r>
        <w:t xml:space="preserve">… perhaps, not being too morbid might work better to capture our readers' interest. </w:t>
      </w:r>
    </w:p>
  </w:comment>
  <w:comment w:initials="HSPC" w:author="Htoo Sang, Paul Chan" w:date="2023-04-17T17:03:00Z" w:id="9">
    <w:p w:rsidR="00873EE8" w:rsidP="00AA3A58" w:rsidRDefault="00873EE8" w14:paraId="4BAABCF6" w14:textId="77777777">
      <w:pPr>
        <w:pStyle w:val="CommentText"/>
      </w:pPr>
      <w:r>
        <w:rPr>
          <w:rStyle w:val="CommentReference"/>
        </w:rPr>
        <w:annotationRef/>
      </w:r>
      <w:r>
        <w:t xml:space="preserve">Starting with this paragraph is better. The paragraph before this is a bit too judgmental in my opinion.  </w:t>
      </w:r>
    </w:p>
  </w:comment>
  <w:comment w:initials="HSPC" w:author="Htoo Sang, Paul Chan" w:date="2023-04-17T17:05:00Z" w:id="14">
    <w:p w:rsidR="00873EE8" w:rsidP="0099108F" w:rsidRDefault="00873EE8" w14:paraId="39D50622" w14:textId="77777777">
      <w:pPr>
        <w:pStyle w:val="CommentText"/>
      </w:pPr>
      <w:r>
        <w:rPr>
          <w:rStyle w:val="CommentReference"/>
        </w:rPr>
        <w:annotationRef/>
      </w:r>
      <w:r>
        <w:t xml:space="preserve">Very interesting information. </w:t>
      </w:r>
    </w:p>
  </w:comment>
  <w:comment w:initials="HSPC" w:author="Htoo Sang, Paul Chan" w:date="2023-04-17T17:07:00Z" w:id="15">
    <w:p w:rsidR="00873EE8" w:rsidP="00F76CEE" w:rsidRDefault="00873EE8" w14:paraId="7ED119BF" w14:textId="77777777">
      <w:pPr>
        <w:pStyle w:val="CommentText"/>
      </w:pPr>
      <w:r>
        <w:rPr>
          <w:rStyle w:val="CommentReference"/>
        </w:rPr>
        <w:annotationRef/>
      </w:r>
      <w:r>
        <w:t xml:space="preserve">"… into tourist paraphernalia" (?) </w:t>
      </w:r>
    </w:p>
  </w:comment>
  <w:comment w:initials="HSPC" w:author="Htoo Sang, Paul Chan" w:date="2023-04-17T17:08:00Z" w:id="16">
    <w:p w:rsidR="00873EE8" w:rsidP="0056798B" w:rsidRDefault="00873EE8" w14:paraId="7AF81B38" w14:textId="77777777">
      <w:pPr>
        <w:pStyle w:val="CommentText"/>
      </w:pPr>
      <w:r>
        <w:rPr>
          <w:rStyle w:val="CommentReference"/>
        </w:rPr>
        <w:annotationRef/>
      </w:r>
      <w:r>
        <w:t>This reminds me of the role that Instagram and Facebook now play in our lives.</w:t>
      </w:r>
    </w:p>
  </w:comment>
  <w:comment w:initials="HSPC" w:author="Htoo Sang, Paul Chan" w:date="2023-04-17T17:10:00Z" w:id="19">
    <w:p w:rsidR="00873EE8" w:rsidP="00F9167C" w:rsidRDefault="00873EE8" w14:paraId="3DF21161" w14:textId="77777777">
      <w:pPr>
        <w:pStyle w:val="CommentText"/>
      </w:pPr>
      <w:r>
        <w:rPr>
          <w:rStyle w:val="CommentReference"/>
        </w:rPr>
        <w:annotationRef/>
      </w:r>
      <w:r>
        <w:t xml:space="preserve">I like how you transitioned from the history of postcards &amp; its usages into the next section. But maybe shortening these two sections to be more concise would benefit the argument that you want to make about appropriating Indigenous realities.  </w:t>
      </w:r>
    </w:p>
  </w:comment>
  <w:comment w:initials="HSPC" w:author="Htoo Sang, Paul Chan" w:date="2023-04-17T17:14:00Z" w:id="22">
    <w:p w:rsidR="00E84134" w:rsidP="00E30DA1" w:rsidRDefault="00E84134" w14:paraId="7C84F691" w14:textId="77777777">
      <w:pPr>
        <w:pStyle w:val="CommentText"/>
      </w:pPr>
      <w:r>
        <w:rPr>
          <w:rStyle w:val="CommentReference"/>
        </w:rPr>
        <w:annotationRef/>
      </w:r>
      <w:r>
        <w:t xml:space="preserve">Perhaps, writing in a more direct tone/voice might support your argument more here as well, Ky. For instance: </w:t>
      </w:r>
      <w:r>
        <w:br/>
      </w:r>
      <w:r>
        <w:br/>
      </w:r>
      <w:r>
        <w:t xml:space="preserve">"It is unacceptable to appropriate images of Native Americans to benefit the United States government." </w:t>
      </w:r>
    </w:p>
  </w:comment>
  <w:comment w:initials="HSPC" w:author="Htoo Sang, Paul Chan" w:date="2023-04-17T17:17:00Z" w:id="23">
    <w:p w:rsidR="009F6992" w:rsidP="00F010A3" w:rsidRDefault="00E84134" w14:paraId="6CD92E41" w14:textId="77777777">
      <w:pPr>
        <w:pStyle w:val="CommentText"/>
      </w:pPr>
      <w:r>
        <w:rPr>
          <w:rStyle w:val="CommentReference"/>
        </w:rPr>
        <w:annotationRef/>
      </w:r>
      <w:r w:rsidR="009F6992">
        <w:t xml:space="preserve">Quite academic in style/voice — nothing's wrong with that, but it might be hard for readers of different backgrounds to fully grasp your main points, Ky. And perhaps, the people who should understand your points might not engage with it because of this academic voice. </w:t>
      </w:r>
    </w:p>
  </w:comment>
  <w:comment w:initials="HSPC" w:author="Htoo Sang, Paul Chan" w:date="2023-04-17T17:26:00Z" w:id="26">
    <w:p w:rsidR="009F6992" w:rsidP="00B46B6B" w:rsidRDefault="009F6992" w14:paraId="45EFA4A6" w14:textId="77777777">
      <w:pPr>
        <w:pStyle w:val="CommentText"/>
      </w:pPr>
      <w:r>
        <w:rPr>
          <w:rStyle w:val="CommentReference"/>
        </w:rPr>
        <w:annotationRef/>
      </w:r>
      <w:r>
        <w:t xml:space="preserve">I understand where you're coming from, but I believe this specific argument is not as strong as your larger point about misrepresentation of indigenous peoples. </w:t>
      </w:r>
    </w:p>
  </w:comment>
  <w:comment w:initials="HSPC" w:author="Htoo Sang, Paul Chan" w:date="2023-04-17T17:30:00Z" w:id="28">
    <w:p w:rsidR="009F6992" w:rsidP="00826A6E" w:rsidRDefault="009F6992" w14:paraId="64A50323" w14:textId="77777777">
      <w:pPr>
        <w:pStyle w:val="CommentText"/>
      </w:pPr>
      <w:r>
        <w:rPr>
          <w:rStyle w:val="CommentReference"/>
        </w:rPr>
        <w:annotationRef/>
      </w:r>
      <w:r>
        <w:t xml:space="preserve">This sentence captures the main point of this paragraph's argument. </w:t>
      </w:r>
    </w:p>
  </w:comment>
  <w:comment w:initials="HSPC" w:author="Htoo Sang, Paul Chan" w:date="2023-04-17T17:41:00Z" w:id="34">
    <w:p w:rsidR="004C088A" w:rsidP="00282B82" w:rsidRDefault="004C088A" w14:paraId="5255568E" w14:textId="77777777">
      <w:pPr>
        <w:pStyle w:val="CommentText"/>
      </w:pPr>
      <w:r>
        <w:rPr>
          <w:rStyle w:val="CommentReference"/>
        </w:rPr>
        <w:annotationRef/>
      </w:r>
      <w:r>
        <w:t xml:space="preserve">Interesting point — again, it would be better to be a bit more precise and concise . </w:t>
      </w:r>
    </w:p>
  </w:comment>
  <w:comment w:initials="KK(" w:author="Klassen, Kylie (Ky)" w:date="2023-04-06T17:11:00Z" w:id="35">
    <w:p w:rsidR="00933B8F" w:rsidP="00614D84" w:rsidRDefault="00933B8F" w14:paraId="2A7A8074" w14:textId="6B30DE15">
      <w:pPr>
        <w:pStyle w:val="CommentText"/>
      </w:pPr>
      <w:r>
        <w:rPr>
          <w:rStyle w:val="CommentReference"/>
        </w:rPr>
        <w:annotationRef/>
      </w:r>
      <w:r w:rsidR="10C18C6E">
        <w:t xml:space="preserve">Possibly add: images from Pawnee website, here’s what white people did with postcards, here are images that the Pawnees have selected today. Tensions between Image and reality. </w:t>
      </w:r>
      <w:r>
        <w:rPr>
          <w:rStyle w:val="CommentReference"/>
        </w:rPr>
        <w:annotationRef/>
      </w:r>
    </w:p>
    <w:p w:rsidR="00933B8F" w:rsidP="00614D84" w:rsidRDefault="10C18C6E" w14:paraId="7E6E72D2" w14:textId="1869E73A">
      <w:pPr>
        <w:pStyle w:val="CommentText"/>
      </w:pPr>
      <w:r>
        <w:t xml:space="preserve">Would need to get permission. </w:t>
      </w:r>
    </w:p>
  </w:comment>
  <w:comment w:initials="HSPC" w:author="Htoo Sang, Paul Chan" w:date="2023-04-17T17:47:00Z" w:id="42">
    <w:p w:rsidR="004C088A" w:rsidP="002730B3" w:rsidRDefault="004C088A" w14:paraId="2AD3AEDB" w14:textId="77777777">
      <w:pPr>
        <w:pStyle w:val="CommentText"/>
      </w:pPr>
      <w:r>
        <w:rPr>
          <w:rStyle w:val="CommentReference"/>
        </w:rPr>
        <w:annotationRef/>
      </w:r>
      <w:r>
        <w:t xml:space="preserve">I believe your critique of the postcards is important, Ky. However, this article almost renders the indigenous communities into one-dimension of their lives. I don't really know how to suggest changes, but perhaps including your research process and what draws you to write about postcards in the first place might be more powerful and engaging.  </w:t>
      </w:r>
    </w:p>
  </w:comment>
</w:comments>
</file>

<file path=word/commentsExtended.xml><?xml version="1.0" encoding="utf-8"?>
<w15:commentsEx xmlns:mc="http://schemas.openxmlformats.org/markup-compatibility/2006" xmlns:w15="http://schemas.microsoft.com/office/word/2012/wordml" mc:Ignorable="w15">
  <w15:commentEx w15:done="0" w15:paraId="3B39FE2D"/>
  <w15:commentEx w15:done="0" w15:paraId="27C9516E"/>
  <w15:commentEx w15:done="0" w15:paraId="4C35CE2A"/>
  <w15:commentEx w15:done="0" w15:paraId="2DAF7ED0"/>
  <w15:commentEx w15:done="0" w15:paraId="1046254B"/>
  <w15:commentEx w15:done="0" w15:paraId="1592A18D"/>
  <w15:commentEx w15:done="0" w15:paraId="4BAABCF6"/>
  <w15:commentEx w15:done="0" w15:paraId="39D50622"/>
  <w15:commentEx w15:done="0" w15:paraId="7ED119BF"/>
  <w15:commentEx w15:done="0" w15:paraId="7AF81B38"/>
  <w15:commentEx w15:done="0" w15:paraId="3DF21161"/>
  <w15:commentEx w15:done="0" w15:paraId="7C84F691"/>
  <w15:commentEx w15:done="0" w15:paraId="6CD92E41"/>
  <w15:commentEx w15:done="0" w15:paraId="45EFA4A6"/>
  <w15:commentEx w15:done="0" w15:paraId="64A50323"/>
  <w15:commentEx w15:done="0" w15:paraId="5255568E"/>
  <w15:commentEx w15:done="0" w15:paraId="7E6E72D2"/>
  <w15:commentEx w15:done="0" w15:paraId="2AD3AED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3811FF" w16cex:dateUtc="2023-04-17T02:26:00Z"/>
  <w16cex:commentExtensible w16cex:durableId="27E7F98D" w16cex:dateUtc="2023-04-17T21:59:00Z"/>
  <w16cex:commentExtensible w16cex:durableId="27E7F699" w16cex:dateUtc="2023-04-17T21:47:00Z"/>
  <w16cex:commentExtensible w16cex:durableId="27E7F777" w16cex:dateUtc="2023-04-17T21:51:00Z"/>
  <w16cex:commentExtensible w16cex:durableId="27E7F94E" w16cex:dateUtc="2023-04-17T21:58:00Z"/>
  <w16cex:commentExtensible w16cex:durableId="27E7F9F0" w16cex:dateUtc="2023-04-17T22:01:00Z"/>
  <w16cex:commentExtensible w16cex:durableId="27E7FA4D" w16cex:dateUtc="2023-04-17T22:03:00Z"/>
  <w16cex:commentExtensible w16cex:durableId="27E7FAD4" w16cex:dateUtc="2023-04-17T22:05:00Z"/>
  <w16cex:commentExtensible w16cex:durableId="27E7FB38" w16cex:dateUtc="2023-04-17T22:07:00Z"/>
  <w16cex:commentExtensible w16cex:durableId="27E7FBA6" w16cex:dateUtc="2023-04-17T22:08:00Z"/>
  <w16cex:commentExtensible w16cex:durableId="27E7FC06" w16cex:dateUtc="2023-04-17T22:10:00Z"/>
  <w16cex:commentExtensible w16cex:durableId="27E7FCEA" w16cex:dateUtc="2023-04-17T22:14:00Z"/>
  <w16cex:commentExtensible w16cex:durableId="27E7FDB7" w16cex:dateUtc="2023-04-17T22:17:00Z"/>
  <w16cex:commentExtensible w16cex:durableId="27E7FFC8" w16cex:dateUtc="2023-04-17T22:26:00Z"/>
  <w16cex:commentExtensible w16cex:durableId="27E800CF" w16cex:dateUtc="2023-04-17T22:30:00Z"/>
  <w16cex:commentExtensible w16cex:durableId="27E8034B" w16cex:dateUtc="2023-04-17T22:41:00Z"/>
  <w16cex:commentExtensible w16cex:durableId="27D97BD3" w16cex:dateUtc="2023-04-06T22:11:00Z"/>
  <w16cex:commentExtensible w16cex:durableId="27E804AD" w16cex:dateUtc="2023-04-17T22:47:00Z"/>
</w16cex:commentsExtensible>
</file>

<file path=word/commentsIds.xml><?xml version="1.0" encoding="utf-8"?>
<w16cid:commentsIds xmlns:mc="http://schemas.openxmlformats.org/markup-compatibility/2006" xmlns:w16cid="http://schemas.microsoft.com/office/word/2016/wordml/cid" mc:Ignorable="w16cid">
  <w16cid:commentId w16cid:paraId="3B39FE2D" w16cid:durableId="353811FF"/>
  <w16cid:commentId w16cid:paraId="27C9516E" w16cid:durableId="27E7F98D"/>
  <w16cid:commentId w16cid:paraId="4C35CE2A" w16cid:durableId="27E7F699"/>
  <w16cid:commentId w16cid:paraId="2DAF7ED0" w16cid:durableId="27E7F777"/>
  <w16cid:commentId w16cid:paraId="1046254B" w16cid:durableId="27E7F94E"/>
  <w16cid:commentId w16cid:paraId="1592A18D" w16cid:durableId="27E7F9F0"/>
  <w16cid:commentId w16cid:paraId="4BAABCF6" w16cid:durableId="27E7FA4D"/>
  <w16cid:commentId w16cid:paraId="39D50622" w16cid:durableId="27E7FAD4"/>
  <w16cid:commentId w16cid:paraId="7ED119BF" w16cid:durableId="27E7FB38"/>
  <w16cid:commentId w16cid:paraId="7AF81B38" w16cid:durableId="27E7FBA6"/>
  <w16cid:commentId w16cid:paraId="3DF21161" w16cid:durableId="27E7FC06"/>
  <w16cid:commentId w16cid:paraId="7C84F691" w16cid:durableId="27E7FCEA"/>
  <w16cid:commentId w16cid:paraId="6CD92E41" w16cid:durableId="27E7FDB7"/>
  <w16cid:commentId w16cid:paraId="45EFA4A6" w16cid:durableId="27E7FFC8"/>
  <w16cid:commentId w16cid:paraId="64A50323" w16cid:durableId="27E800CF"/>
  <w16cid:commentId w16cid:paraId="5255568E" w16cid:durableId="27E8034B"/>
  <w16cid:commentId w16cid:paraId="7E6E72D2" w16cid:durableId="27D97BD3"/>
  <w16cid:commentId w16cid:paraId="2AD3AEDB" w16cid:durableId="27E804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3381C" w:rsidP="003B1CB6" w:rsidRDefault="0073381C" w14:paraId="01CA648A" w14:textId="77777777">
      <w:r>
        <w:separator/>
      </w:r>
    </w:p>
  </w:endnote>
  <w:endnote w:type="continuationSeparator" w:id="0">
    <w:p w:rsidR="0073381C" w:rsidP="003B1CB6" w:rsidRDefault="0073381C" w14:paraId="58D1A59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1CB6" w:rsidP="00846C6D" w:rsidRDefault="003B1CB6" w14:paraId="17EF62AE" w14:textId="61086DEA">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3B1CB6" w:rsidP="003B1CB6" w:rsidRDefault="003B1CB6" w14:paraId="1D170A3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7344637"/>
      <w:docPartObj>
        <w:docPartGallery w:val="Page Numbers (Bottom of Page)"/>
        <w:docPartUnique/>
      </w:docPartObj>
    </w:sdtPr>
    <w:sdtContent>
      <w:p w:rsidR="003B1CB6" w:rsidP="00846C6D" w:rsidRDefault="003B1CB6" w14:paraId="55BBA410" w14:textId="1D73D8E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B1CB6" w:rsidP="003B1CB6" w:rsidRDefault="003B1CB6" w14:paraId="040BDA20"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3381C" w:rsidP="003B1CB6" w:rsidRDefault="0073381C" w14:paraId="421B2CF0" w14:textId="77777777">
      <w:r>
        <w:separator/>
      </w:r>
    </w:p>
  </w:footnote>
  <w:footnote w:type="continuationSeparator" w:id="0">
    <w:p w:rsidR="0073381C" w:rsidP="003B1CB6" w:rsidRDefault="0073381C" w14:paraId="059E7759" w14:textId="77777777">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6F9QtGO8ST2rv" int2:id="AlnSntep">
      <int2:state int2:value="Rejected" int2:type="AugLoop_Text_Critique"/>
    </int2:textHash>
    <int2:textHash int2:hashCode="fpGUoe3QMeD+L9" int2:id="pW8KVrXS">
      <int2:state int2:value="Rejected" int2:type="AugLoop_Text_Critique"/>
    </int2:textHash>
    <int2:bookmark int2:bookmarkName="_Int_nOZeUuF2" int2:invalidationBookmarkName="" int2:hashCode="szpCZ7CuuetJhA" int2:id="BTs7zUmd">
      <int2:state int2:value="Rejected" int2:type="AugLoop_Text_Critique"/>
    </int2:bookmark>
    <int2:bookmark int2:bookmarkName="_Int_Nb4Tg6PK" int2:invalidationBookmarkName="" int2:hashCode="+7EZEvQUqhRSiY" int2:id="Io1lNB1Y">
      <int2:state int2:value="Rejected" int2:type="AugLoop_Text_Critique"/>
    </int2:bookmark>
    <int2:bookmark int2:bookmarkName="_Int_Elv3F9ij" int2:invalidationBookmarkName="" int2:hashCode="5QOPJmMfk4/xYi" int2:id="iJYCHUr7">
      <int2:state int2:value="Rejected" int2:type="AugLoop_Text_Critique"/>
    </int2:bookmark>
    <int2:bookmark int2:bookmarkName="_Int_FwGXWVyi" int2:invalidationBookmarkName="" int2:hashCode="UBwYJ4jJf2mz6s" int2:id="b21BzZy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3228"/>
    <w:multiLevelType w:val="hybridMultilevel"/>
    <w:tmpl w:val="A754F19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8F80B74"/>
    <w:multiLevelType w:val="hybridMultilevel"/>
    <w:tmpl w:val="C2CA6468"/>
    <w:lvl w:ilvl="0" w:tplc="3D043B78">
      <w:numFmt w:val="bullet"/>
      <w:lvlText w:val="-"/>
      <w:lvlJc w:val="left"/>
      <w:pPr>
        <w:ind w:left="1800" w:hanging="360"/>
      </w:pPr>
      <w:rPr>
        <w:rFonts w:hint="default" w:ascii="Times New Roman" w:hAnsi="Times New Roman" w:cs="Times New Roman" w:eastAsiaTheme="minorHAnsi"/>
      </w:rPr>
    </w:lvl>
    <w:lvl w:ilvl="1" w:tplc="04090003" w:tentative="1">
      <w:start w:val="1"/>
      <w:numFmt w:val="bullet"/>
      <w:lvlText w:val="o"/>
      <w:lvlJc w:val="left"/>
      <w:pPr>
        <w:ind w:left="2520" w:hanging="360"/>
      </w:pPr>
      <w:rPr>
        <w:rFonts w:hint="default" w:ascii="Courier New" w:hAnsi="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rPr>
    </w:lvl>
    <w:lvl w:ilvl="8" w:tplc="04090005" w:tentative="1">
      <w:start w:val="1"/>
      <w:numFmt w:val="bullet"/>
      <w:lvlText w:val=""/>
      <w:lvlJc w:val="left"/>
      <w:pPr>
        <w:ind w:left="7560" w:hanging="360"/>
      </w:pPr>
      <w:rPr>
        <w:rFonts w:hint="default" w:ascii="Wingdings" w:hAnsi="Wingdings"/>
      </w:rPr>
    </w:lvl>
  </w:abstractNum>
  <w:num w:numId="1" w16cid:durableId="208613816">
    <w:abstractNumId w:val="0"/>
  </w:num>
  <w:num w:numId="2" w16cid:durableId="16960759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lassen, Kylie (Ky)">
    <w15:presenceInfo w15:providerId="AD" w15:userId="S::klassenk@grinnell.edu::4a4ec8cc-6f2f-4089-959a-215a4276b31b"/>
  </w15:person>
  <w15:person w15:author="Htoo Sang, Paul Chan">
    <w15:presenceInfo w15:providerId="AD" w15:userId="S::htoosang@grinnell.edu::7385c84e-2742-47e1-915e-cc9d1d94b5d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tru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064"/>
    <w:rsid w:val="00006F65"/>
    <w:rsid w:val="00012654"/>
    <w:rsid w:val="000138CF"/>
    <w:rsid w:val="00026C03"/>
    <w:rsid w:val="00027778"/>
    <w:rsid w:val="00030357"/>
    <w:rsid w:val="0003191D"/>
    <w:rsid w:val="00032EB2"/>
    <w:rsid w:val="00043DDE"/>
    <w:rsid w:val="00044ACF"/>
    <w:rsid w:val="00047F1E"/>
    <w:rsid w:val="00053F8A"/>
    <w:rsid w:val="00054341"/>
    <w:rsid w:val="000579B6"/>
    <w:rsid w:val="0006732D"/>
    <w:rsid w:val="00075CCA"/>
    <w:rsid w:val="000806E2"/>
    <w:rsid w:val="000858B9"/>
    <w:rsid w:val="000874E7"/>
    <w:rsid w:val="000879B5"/>
    <w:rsid w:val="00094292"/>
    <w:rsid w:val="00097ABA"/>
    <w:rsid w:val="000A0A53"/>
    <w:rsid w:val="000A28A4"/>
    <w:rsid w:val="000B6D8E"/>
    <w:rsid w:val="000C5CDA"/>
    <w:rsid w:val="000C5E9F"/>
    <w:rsid w:val="000C6B83"/>
    <w:rsid w:val="000D0AE4"/>
    <w:rsid w:val="000D5B88"/>
    <w:rsid w:val="000F0CF7"/>
    <w:rsid w:val="000F25CD"/>
    <w:rsid w:val="000F694F"/>
    <w:rsid w:val="00106C66"/>
    <w:rsid w:val="0011669A"/>
    <w:rsid w:val="00122265"/>
    <w:rsid w:val="00122A59"/>
    <w:rsid w:val="00131579"/>
    <w:rsid w:val="00131FB8"/>
    <w:rsid w:val="00132FEC"/>
    <w:rsid w:val="0013335E"/>
    <w:rsid w:val="00135C22"/>
    <w:rsid w:val="00136C62"/>
    <w:rsid w:val="00141156"/>
    <w:rsid w:val="0014145D"/>
    <w:rsid w:val="0014448C"/>
    <w:rsid w:val="0015354B"/>
    <w:rsid w:val="00157B66"/>
    <w:rsid w:val="00161064"/>
    <w:rsid w:val="0016650B"/>
    <w:rsid w:val="00167D72"/>
    <w:rsid w:val="00172540"/>
    <w:rsid w:val="001763DB"/>
    <w:rsid w:val="001779F9"/>
    <w:rsid w:val="0018557D"/>
    <w:rsid w:val="00190D0B"/>
    <w:rsid w:val="001916AC"/>
    <w:rsid w:val="00192DAE"/>
    <w:rsid w:val="001978DE"/>
    <w:rsid w:val="001A161A"/>
    <w:rsid w:val="001A35FB"/>
    <w:rsid w:val="001B42B5"/>
    <w:rsid w:val="001B44C5"/>
    <w:rsid w:val="001B485D"/>
    <w:rsid w:val="001B785D"/>
    <w:rsid w:val="001D3D5E"/>
    <w:rsid w:val="001D40D0"/>
    <w:rsid w:val="001D73A7"/>
    <w:rsid w:val="001E0052"/>
    <w:rsid w:val="001E14F6"/>
    <w:rsid w:val="001F01B8"/>
    <w:rsid w:val="001F62DF"/>
    <w:rsid w:val="002020B8"/>
    <w:rsid w:val="00203326"/>
    <w:rsid w:val="0020411E"/>
    <w:rsid w:val="002051AB"/>
    <w:rsid w:val="002165F0"/>
    <w:rsid w:val="00216BE7"/>
    <w:rsid w:val="00217088"/>
    <w:rsid w:val="0022118D"/>
    <w:rsid w:val="00221975"/>
    <w:rsid w:val="00225449"/>
    <w:rsid w:val="00225AB6"/>
    <w:rsid w:val="002268AE"/>
    <w:rsid w:val="0022699E"/>
    <w:rsid w:val="00231B69"/>
    <w:rsid w:val="002347BB"/>
    <w:rsid w:val="00244F63"/>
    <w:rsid w:val="00245FCF"/>
    <w:rsid w:val="00254055"/>
    <w:rsid w:val="00262C76"/>
    <w:rsid w:val="00263CF2"/>
    <w:rsid w:val="002656E0"/>
    <w:rsid w:val="00266DD7"/>
    <w:rsid w:val="00274376"/>
    <w:rsid w:val="002746DB"/>
    <w:rsid w:val="00280598"/>
    <w:rsid w:val="00282B00"/>
    <w:rsid w:val="00286428"/>
    <w:rsid w:val="00287ED2"/>
    <w:rsid w:val="00290499"/>
    <w:rsid w:val="0029119A"/>
    <w:rsid w:val="002924D7"/>
    <w:rsid w:val="00293B09"/>
    <w:rsid w:val="00297082"/>
    <w:rsid w:val="002A7204"/>
    <w:rsid w:val="002B2FEE"/>
    <w:rsid w:val="002C1363"/>
    <w:rsid w:val="002C25A1"/>
    <w:rsid w:val="002C6A48"/>
    <w:rsid w:val="002C7E5F"/>
    <w:rsid w:val="002D1C98"/>
    <w:rsid w:val="002D2117"/>
    <w:rsid w:val="002E11E9"/>
    <w:rsid w:val="002E1C3D"/>
    <w:rsid w:val="002E6401"/>
    <w:rsid w:val="002F0FE6"/>
    <w:rsid w:val="002F2FD2"/>
    <w:rsid w:val="002F5B45"/>
    <w:rsid w:val="002F5C3C"/>
    <w:rsid w:val="003019D3"/>
    <w:rsid w:val="00304DE2"/>
    <w:rsid w:val="00305B0A"/>
    <w:rsid w:val="00311F4A"/>
    <w:rsid w:val="00314E01"/>
    <w:rsid w:val="0031598C"/>
    <w:rsid w:val="0031599D"/>
    <w:rsid w:val="00320A9D"/>
    <w:rsid w:val="003222C0"/>
    <w:rsid w:val="00322B3A"/>
    <w:rsid w:val="0032334A"/>
    <w:rsid w:val="0032498F"/>
    <w:rsid w:val="00326AD4"/>
    <w:rsid w:val="003342D6"/>
    <w:rsid w:val="00346A4B"/>
    <w:rsid w:val="00347720"/>
    <w:rsid w:val="003526C2"/>
    <w:rsid w:val="00356FDA"/>
    <w:rsid w:val="00360656"/>
    <w:rsid w:val="003704FF"/>
    <w:rsid w:val="00374AC2"/>
    <w:rsid w:val="00380233"/>
    <w:rsid w:val="00380CB9"/>
    <w:rsid w:val="00386C83"/>
    <w:rsid w:val="00387206"/>
    <w:rsid w:val="00392F04"/>
    <w:rsid w:val="003940A0"/>
    <w:rsid w:val="00394C6C"/>
    <w:rsid w:val="00396D5F"/>
    <w:rsid w:val="00397790"/>
    <w:rsid w:val="003A020E"/>
    <w:rsid w:val="003A334F"/>
    <w:rsid w:val="003A3CD9"/>
    <w:rsid w:val="003A5AEB"/>
    <w:rsid w:val="003A5F09"/>
    <w:rsid w:val="003A6B3A"/>
    <w:rsid w:val="003B0A8D"/>
    <w:rsid w:val="003B1CB6"/>
    <w:rsid w:val="003B3A56"/>
    <w:rsid w:val="003B6462"/>
    <w:rsid w:val="003C7DC6"/>
    <w:rsid w:val="003D1B11"/>
    <w:rsid w:val="003D3D4D"/>
    <w:rsid w:val="003D44FC"/>
    <w:rsid w:val="003D4745"/>
    <w:rsid w:val="003E166C"/>
    <w:rsid w:val="003E2798"/>
    <w:rsid w:val="003E5673"/>
    <w:rsid w:val="003F0997"/>
    <w:rsid w:val="003F6F38"/>
    <w:rsid w:val="00402821"/>
    <w:rsid w:val="0040426B"/>
    <w:rsid w:val="0041004D"/>
    <w:rsid w:val="004113AE"/>
    <w:rsid w:val="004114FF"/>
    <w:rsid w:val="00412427"/>
    <w:rsid w:val="0041476F"/>
    <w:rsid w:val="004147EA"/>
    <w:rsid w:val="004152B4"/>
    <w:rsid w:val="00420F10"/>
    <w:rsid w:val="00423CC0"/>
    <w:rsid w:val="00427E7B"/>
    <w:rsid w:val="00434E36"/>
    <w:rsid w:val="00441ED6"/>
    <w:rsid w:val="00441F6D"/>
    <w:rsid w:val="00451F2C"/>
    <w:rsid w:val="00452709"/>
    <w:rsid w:val="00452A98"/>
    <w:rsid w:val="004603F3"/>
    <w:rsid w:val="00461B84"/>
    <w:rsid w:val="004662C0"/>
    <w:rsid w:val="0046723C"/>
    <w:rsid w:val="004727B8"/>
    <w:rsid w:val="004772B7"/>
    <w:rsid w:val="004858E0"/>
    <w:rsid w:val="00485F62"/>
    <w:rsid w:val="00486CFD"/>
    <w:rsid w:val="00487E2F"/>
    <w:rsid w:val="00491E5B"/>
    <w:rsid w:val="0049259F"/>
    <w:rsid w:val="00496730"/>
    <w:rsid w:val="004A030E"/>
    <w:rsid w:val="004A2293"/>
    <w:rsid w:val="004A2DA0"/>
    <w:rsid w:val="004B378F"/>
    <w:rsid w:val="004B5DED"/>
    <w:rsid w:val="004B6549"/>
    <w:rsid w:val="004B6E4A"/>
    <w:rsid w:val="004B78EE"/>
    <w:rsid w:val="004C00F0"/>
    <w:rsid w:val="004C07C5"/>
    <w:rsid w:val="004C088A"/>
    <w:rsid w:val="004C0A9F"/>
    <w:rsid w:val="004C40EB"/>
    <w:rsid w:val="004D24DC"/>
    <w:rsid w:val="004D2535"/>
    <w:rsid w:val="004D46A7"/>
    <w:rsid w:val="004E3820"/>
    <w:rsid w:val="004F1146"/>
    <w:rsid w:val="004F2154"/>
    <w:rsid w:val="004F27B5"/>
    <w:rsid w:val="004F688D"/>
    <w:rsid w:val="004F6AFA"/>
    <w:rsid w:val="00500043"/>
    <w:rsid w:val="00501DB5"/>
    <w:rsid w:val="0050480B"/>
    <w:rsid w:val="00513311"/>
    <w:rsid w:val="00520303"/>
    <w:rsid w:val="00521642"/>
    <w:rsid w:val="00527A00"/>
    <w:rsid w:val="005341F0"/>
    <w:rsid w:val="005348FA"/>
    <w:rsid w:val="00535395"/>
    <w:rsid w:val="00537637"/>
    <w:rsid w:val="00537B68"/>
    <w:rsid w:val="00541D1D"/>
    <w:rsid w:val="0054428F"/>
    <w:rsid w:val="00550238"/>
    <w:rsid w:val="0055295C"/>
    <w:rsid w:val="00553C99"/>
    <w:rsid w:val="005548A2"/>
    <w:rsid w:val="00557488"/>
    <w:rsid w:val="0056034B"/>
    <w:rsid w:val="00561781"/>
    <w:rsid w:val="00563025"/>
    <w:rsid w:val="005711EF"/>
    <w:rsid w:val="005734B8"/>
    <w:rsid w:val="00576ECD"/>
    <w:rsid w:val="00577789"/>
    <w:rsid w:val="005860EB"/>
    <w:rsid w:val="00591F56"/>
    <w:rsid w:val="005943D4"/>
    <w:rsid w:val="0059565B"/>
    <w:rsid w:val="00597B66"/>
    <w:rsid w:val="005A31F0"/>
    <w:rsid w:val="005A3D1E"/>
    <w:rsid w:val="005A4C3C"/>
    <w:rsid w:val="005A6A79"/>
    <w:rsid w:val="005B0287"/>
    <w:rsid w:val="005B25A6"/>
    <w:rsid w:val="005B40D2"/>
    <w:rsid w:val="005B4F21"/>
    <w:rsid w:val="005B740F"/>
    <w:rsid w:val="005B7765"/>
    <w:rsid w:val="005C0A9F"/>
    <w:rsid w:val="005C5C49"/>
    <w:rsid w:val="005C6D12"/>
    <w:rsid w:val="005D543A"/>
    <w:rsid w:val="005D7E85"/>
    <w:rsid w:val="005E1C21"/>
    <w:rsid w:val="005E1D00"/>
    <w:rsid w:val="005E1D24"/>
    <w:rsid w:val="005E3FCA"/>
    <w:rsid w:val="005E5393"/>
    <w:rsid w:val="005E72F0"/>
    <w:rsid w:val="005E7857"/>
    <w:rsid w:val="005F07B7"/>
    <w:rsid w:val="005F0C65"/>
    <w:rsid w:val="005F3D15"/>
    <w:rsid w:val="005F6487"/>
    <w:rsid w:val="00604035"/>
    <w:rsid w:val="0061057B"/>
    <w:rsid w:val="006130E3"/>
    <w:rsid w:val="00615E7E"/>
    <w:rsid w:val="0062003B"/>
    <w:rsid w:val="00623DFF"/>
    <w:rsid w:val="006255D7"/>
    <w:rsid w:val="006263BE"/>
    <w:rsid w:val="00626948"/>
    <w:rsid w:val="00630A99"/>
    <w:rsid w:val="00632D03"/>
    <w:rsid w:val="00635211"/>
    <w:rsid w:val="006363F9"/>
    <w:rsid w:val="0064319B"/>
    <w:rsid w:val="00646533"/>
    <w:rsid w:val="00653F45"/>
    <w:rsid w:val="00657FFD"/>
    <w:rsid w:val="00660A9D"/>
    <w:rsid w:val="00660EE5"/>
    <w:rsid w:val="00661FBE"/>
    <w:rsid w:val="006732FD"/>
    <w:rsid w:val="00674403"/>
    <w:rsid w:val="00676BCA"/>
    <w:rsid w:val="006805C9"/>
    <w:rsid w:val="00680753"/>
    <w:rsid w:val="006834FB"/>
    <w:rsid w:val="00685018"/>
    <w:rsid w:val="0068598C"/>
    <w:rsid w:val="00685B7D"/>
    <w:rsid w:val="0068622B"/>
    <w:rsid w:val="00694ACD"/>
    <w:rsid w:val="0069710A"/>
    <w:rsid w:val="00697D14"/>
    <w:rsid w:val="006A229D"/>
    <w:rsid w:val="006A54CF"/>
    <w:rsid w:val="006B034B"/>
    <w:rsid w:val="006B2243"/>
    <w:rsid w:val="006B52A5"/>
    <w:rsid w:val="006B70A2"/>
    <w:rsid w:val="006B70AC"/>
    <w:rsid w:val="006B77EE"/>
    <w:rsid w:val="006E02F2"/>
    <w:rsid w:val="006E7324"/>
    <w:rsid w:val="006F06EF"/>
    <w:rsid w:val="006F1D5A"/>
    <w:rsid w:val="006F51B2"/>
    <w:rsid w:val="007013AF"/>
    <w:rsid w:val="00702119"/>
    <w:rsid w:val="007079DC"/>
    <w:rsid w:val="00715B7E"/>
    <w:rsid w:val="00720B09"/>
    <w:rsid w:val="007223CC"/>
    <w:rsid w:val="00722A6A"/>
    <w:rsid w:val="00723E93"/>
    <w:rsid w:val="007268DD"/>
    <w:rsid w:val="007303E7"/>
    <w:rsid w:val="00731AF8"/>
    <w:rsid w:val="0073381C"/>
    <w:rsid w:val="00737B79"/>
    <w:rsid w:val="007434C9"/>
    <w:rsid w:val="007505A9"/>
    <w:rsid w:val="00751EDC"/>
    <w:rsid w:val="00751F44"/>
    <w:rsid w:val="0075604E"/>
    <w:rsid w:val="007669AC"/>
    <w:rsid w:val="00766ECE"/>
    <w:rsid w:val="00767079"/>
    <w:rsid w:val="00775916"/>
    <w:rsid w:val="0077636B"/>
    <w:rsid w:val="00776EC5"/>
    <w:rsid w:val="00777DDE"/>
    <w:rsid w:val="00777DEC"/>
    <w:rsid w:val="00782F94"/>
    <w:rsid w:val="0078407B"/>
    <w:rsid w:val="007856AC"/>
    <w:rsid w:val="00787F26"/>
    <w:rsid w:val="0079274E"/>
    <w:rsid w:val="00793C6B"/>
    <w:rsid w:val="00793D50"/>
    <w:rsid w:val="00797E26"/>
    <w:rsid w:val="007A2BB1"/>
    <w:rsid w:val="007A60B6"/>
    <w:rsid w:val="007A6CE7"/>
    <w:rsid w:val="007B0BBC"/>
    <w:rsid w:val="007B6CDF"/>
    <w:rsid w:val="007C3301"/>
    <w:rsid w:val="007C3A75"/>
    <w:rsid w:val="007C52B7"/>
    <w:rsid w:val="007C707F"/>
    <w:rsid w:val="007C7250"/>
    <w:rsid w:val="007C72F3"/>
    <w:rsid w:val="007C75EC"/>
    <w:rsid w:val="007D09B4"/>
    <w:rsid w:val="007D254C"/>
    <w:rsid w:val="007D295B"/>
    <w:rsid w:val="007D5765"/>
    <w:rsid w:val="007E4711"/>
    <w:rsid w:val="007E4A8B"/>
    <w:rsid w:val="007E5A49"/>
    <w:rsid w:val="007F0703"/>
    <w:rsid w:val="007F088D"/>
    <w:rsid w:val="007F2C55"/>
    <w:rsid w:val="007F3677"/>
    <w:rsid w:val="007F72AF"/>
    <w:rsid w:val="007F7D7D"/>
    <w:rsid w:val="00801071"/>
    <w:rsid w:val="00802084"/>
    <w:rsid w:val="00802413"/>
    <w:rsid w:val="00806402"/>
    <w:rsid w:val="00806A61"/>
    <w:rsid w:val="00806DDA"/>
    <w:rsid w:val="00813338"/>
    <w:rsid w:val="00824702"/>
    <w:rsid w:val="00827B3F"/>
    <w:rsid w:val="00842E95"/>
    <w:rsid w:val="00852235"/>
    <w:rsid w:val="00852790"/>
    <w:rsid w:val="0085557C"/>
    <w:rsid w:val="0086001E"/>
    <w:rsid w:val="00860641"/>
    <w:rsid w:val="008644E0"/>
    <w:rsid w:val="0086510B"/>
    <w:rsid w:val="0086639C"/>
    <w:rsid w:val="0086656E"/>
    <w:rsid w:val="00872428"/>
    <w:rsid w:val="008738CD"/>
    <w:rsid w:val="00873EE8"/>
    <w:rsid w:val="008744D5"/>
    <w:rsid w:val="00877AB1"/>
    <w:rsid w:val="00882704"/>
    <w:rsid w:val="00885A6D"/>
    <w:rsid w:val="00887023"/>
    <w:rsid w:val="00893C09"/>
    <w:rsid w:val="00897EC2"/>
    <w:rsid w:val="008A6194"/>
    <w:rsid w:val="008A669B"/>
    <w:rsid w:val="008A6E6A"/>
    <w:rsid w:val="008A7F35"/>
    <w:rsid w:val="008B53BA"/>
    <w:rsid w:val="008C2AD1"/>
    <w:rsid w:val="008C39D5"/>
    <w:rsid w:val="008D1FDD"/>
    <w:rsid w:val="008D3434"/>
    <w:rsid w:val="008E6368"/>
    <w:rsid w:val="008F40A4"/>
    <w:rsid w:val="008F708F"/>
    <w:rsid w:val="009108D8"/>
    <w:rsid w:val="00924914"/>
    <w:rsid w:val="00925D9A"/>
    <w:rsid w:val="00931CF7"/>
    <w:rsid w:val="00933B8F"/>
    <w:rsid w:val="00934036"/>
    <w:rsid w:val="0093469C"/>
    <w:rsid w:val="00936BAD"/>
    <w:rsid w:val="00937AF4"/>
    <w:rsid w:val="00941C96"/>
    <w:rsid w:val="0094619E"/>
    <w:rsid w:val="00946502"/>
    <w:rsid w:val="00947942"/>
    <w:rsid w:val="009506E2"/>
    <w:rsid w:val="00972DF2"/>
    <w:rsid w:val="00976812"/>
    <w:rsid w:val="00976CB3"/>
    <w:rsid w:val="00977BB5"/>
    <w:rsid w:val="0098102B"/>
    <w:rsid w:val="009850C8"/>
    <w:rsid w:val="009A071C"/>
    <w:rsid w:val="009B2484"/>
    <w:rsid w:val="009B25BF"/>
    <w:rsid w:val="009C4779"/>
    <w:rsid w:val="009D2F1F"/>
    <w:rsid w:val="009D532C"/>
    <w:rsid w:val="009D55A1"/>
    <w:rsid w:val="009D6DED"/>
    <w:rsid w:val="009D7081"/>
    <w:rsid w:val="009E3010"/>
    <w:rsid w:val="009E49FA"/>
    <w:rsid w:val="009F0093"/>
    <w:rsid w:val="009F0173"/>
    <w:rsid w:val="009F0673"/>
    <w:rsid w:val="009F0CD1"/>
    <w:rsid w:val="009F6992"/>
    <w:rsid w:val="00A0005D"/>
    <w:rsid w:val="00A02D52"/>
    <w:rsid w:val="00A04EF1"/>
    <w:rsid w:val="00A15DDF"/>
    <w:rsid w:val="00A23F2D"/>
    <w:rsid w:val="00A27FB6"/>
    <w:rsid w:val="00A30BAE"/>
    <w:rsid w:val="00A34F72"/>
    <w:rsid w:val="00A352DF"/>
    <w:rsid w:val="00A46C9D"/>
    <w:rsid w:val="00A51BB8"/>
    <w:rsid w:val="00A55019"/>
    <w:rsid w:val="00A70A97"/>
    <w:rsid w:val="00A7137A"/>
    <w:rsid w:val="00A776C6"/>
    <w:rsid w:val="00A77BA7"/>
    <w:rsid w:val="00A8277F"/>
    <w:rsid w:val="00A83E86"/>
    <w:rsid w:val="00A84DD0"/>
    <w:rsid w:val="00A906F1"/>
    <w:rsid w:val="00A91824"/>
    <w:rsid w:val="00A91EBB"/>
    <w:rsid w:val="00A959E8"/>
    <w:rsid w:val="00A973E2"/>
    <w:rsid w:val="00AA045D"/>
    <w:rsid w:val="00AA6AA6"/>
    <w:rsid w:val="00AA7833"/>
    <w:rsid w:val="00AA7D25"/>
    <w:rsid w:val="00AB0394"/>
    <w:rsid w:val="00AC31DF"/>
    <w:rsid w:val="00AD0769"/>
    <w:rsid w:val="00AD19CB"/>
    <w:rsid w:val="00AD54AD"/>
    <w:rsid w:val="00AD7248"/>
    <w:rsid w:val="00AE25D3"/>
    <w:rsid w:val="00AE48B9"/>
    <w:rsid w:val="00AE6A39"/>
    <w:rsid w:val="00AF275E"/>
    <w:rsid w:val="00AF7D5E"/>
    <w:rsid w:val="00B054DC"/>
    <w:rsid w:val="00B05819"/>
    <w:rsid w:val="00B068B6"/>
    <w:rsid w:val="00B0756F"/>
    <w:rsid w:val="00B07721"/>
    <w:rsid w:val="00B14854"/>
    <w:rsid w:val="00B22C43"/>
    <w:rsid w:val="00B24515"/>
    <w:rsid w:val="00B272A5"/>
    <w:rsid w:val="00B27C53"/>
    <w:rsid w:val="00B27F5D"/>
    <w:rsid w:val="00B30125"/>
    <w:rsid w:val="00B34416"/>
    <w:rsid w:val="00B458CC"/>
    <w:rsid w:val="00B460A7"/>
    <w:rsid w:val="00B4663A"/>
    <w:rsid w:val="00B4688C"/>
    <w:rsid w:val="00B50819"/>
    <w:rsid w:val="00B60EC3"/>
    <w:rsid w:val="00B67BEE"/>
    <w:rsid w:val="00B7294A"/>
    <w:rsid w:val="00B75682"/>
    <w:rsid w:val="00B774D7"/>
    <w:rsid w:val="00B77F2F"/>
    <w:rsid w:val="00B80DD4"/>
    <w:rsid w:val="00B9322B"/>
    <w:rsid w:val="00B961DA"/>
    <w:rsid w:val="00B97605"/>
    <w:rsid w:val="00BA357B"/>
    <w:rsid w:val="00BA394D"/>
    <w:rsid w:val="00BA48C6"/>
    <w:rsid w:val="00BA59E3"/>
    <w:rsid w:val="00BA7DD5"/>
    <w:rsid w:val="00BB27C0"/>
    <w:rsid w:val="00BB6CF2"/>
    <w:rsid w:val="00BB7D66"/>
    <w:rsid w:val="00BC24B1"/>
    <w:rsid w:val="00BD5273"/>
    <w:rsid w:val="00BD5718"/>
    <w:rsid w:val="00BD6816"/>
    <w:rsid w:val="00BD6A8C"/>
    <w:rsid w:val="00BD7E34"/>
    <w:rsid w:val="00BE01FD"/>
    <w:rsid w:val="00BE225A"/>
    <w:rsid w:val="00BE4E7C"/>
    <w:rsid w:val="00BF1127"/>
    <w:rsid w:val="00BF790D"/>
    <w:rsid w:val="00BF7ECE"/>
    <w:rsid w:val="00C022AB"/>
    <w:rsid w:val="00C128D0"/>
    <w:rsid w:val="00C2731A"/>
    <w:rsid w:val="00C31AF6"/>
    <w:rsid w:val="00C376B0"/>
    <w:rsid w:val="00C40849"/>
    <w:rsid w:val="00C40A19"/>
    <w:rsid w:val="00C52927"/>
    <w:rsid w:val="00C54854"/>
    <w:rsid w:val="00C60609"/>
    <w:rsid w:val="00C677B0"/>
    <w:rsid w:val="00C67FF9"/>
    <w:rsid w:val="00C70A6F"/>
    <w:rsid w:val="00C71F21"/>
    <w:rsid w:val="00C73625"/>
    <w:rsid w:val="00C74229"/>
    <w:rsid w:val="00C805E4"/>
    <w:rsid w:val="00C81D86"/>
    <w:rsid w:val="00C92A2E"/>
    <w:rsid w:val="00C9431A"/>
    <w:rsid w:val="00C95384"/>
    <w:rsid w:val="00C953A6"/>
    <w:rsid w:val="00C9627C"/>
    <w:rsid w:val="00CA0683"/>
    <w:rsid w:val="00CA17E0"/>
    <w:rsid w:val="00CA24FB"/>
    <w:rsid w:val="00CA6A18"/>
    <w:rsid w:val="00CA6D56"/>
    <w:rsid w:val="00CB05EA"/>
    <w:rsid w:val="00CB19C0"/>
    <w:rsid w:val="00CB291C"/>
    <w:rsid w:val="00CB2CE7"/>
    <w:rsid w:val="00CB706C"/>
    <w:rsid w:val="00CC1251"/>
    <w:rsid w:val="00CC1F5A"/>
    <w:rsid w:val="00CC27EB"/>
    <w:rsid w:val="00CC35F1"/>
    <w:rsid w:val="00CC4C9C"/>
    <w:rsid w:val="00CC7A69"/>
    <w:rsid w:val="00CD2E4F"/>
    <w:rsid w:val="00CD3D4F"/>
    <w:rsid w:val="00CD71D0"/>
    <w:rsid w:val="00CD77B1"/>
    <w:rsid w:val="00CE1E56"/>
    <w:rsid w:val="00CE49B9"/>
    <w:rsid w:val="00CE51A2"/>
    <w:rsid w:val="00CE6646"/>
    <w:rsid w:val="00CF00EE"/>
    <w:rsid w:val="00CF4E72"/>
    <w:rsid w:val="00CF79F8"/>
    <w:rsid w:val="00D00370"/>
    <w:rsid w:val="00D009EB"/>
    <w:rsid w:val="00D02516"/>
    <w:rsid w:val="00D02757"/>
    <w:rsid w:val="00D03458"/>
    <w:rsid w:val="00D06394"/>
    <w:rsid w:val="00D077E4"/>
    <w:rsid w:val="00D117D8"/>
    <w:rsid w:val="00D215CF"/>
    <w:rsid w:val="00D241AB"/>
    <w:rsid w:val="00D3358B"/>
    <w:rsid w:val="00D34673"/>
    <w:rsid w:val="00D41043"/>
    <w:rsid w:val="00D42389"/>
    <w:rsid w:val="00D42973"/>
    <w:rsid w:val="00D46484"/>
    <w:rsid w:val="00D47C61"/>
    <w:rsid w:val="00D56340"/>
    <w:rsid w:val="00D5722D"/>
    <w:rsid w:val="00D62010"/>
    <w:rsid w:val="00D63D20"/>
    <w:rsid w:val="00D66F02"/>
    <w:rsid w:val="00D70008"/>
    <w:rsid w:val="00D71A33"/>
    <w:rsid w:val="00D75913"/>
    <w:rsid w:val="00D8185D"/>
    <w:rsid w:val="00D858CF"/>
    <w:rsid w:val="00D86FC3"/>
    <w:rsid w:val="00D87D50"/>
    <w:rsid w:val="00D908A7"/>
    <w:rsid w:val="00D9152C"/>
    <w:rsid w:val="00D92D9E"/>
    <w:rsid w:val="00D93AD2"/>
    <w:rsid w:val="00DA14C8"/>
    <w:rsid w:val="00DA4A7F"/>
    <w:rsid w:val="00DA51FD"/>
    <w:rsid w:val="00DA5A5E"/>
    <w:rsid w:val="00DA619D"/>
    <w:rsid w:val="00DA690C"/>
    <w:rsid w:val="00DB0FFF"/>
    <w:rsid w:val="00DB1F28"/>
    <w:rsid w:val="00DB38C6"/>
    <w:rsid w:val="00DC002F"/>
    <w:rsid w:val="00DC47A7"/>
    <w:rsid w:val="00DC4FCA"/>
    <w:rsid w:val="00DC63F3"/>
    <w:rsid w:val="00DD064E"/>
    <w:rsid w:val="00DD2B40"/>
    <w:rsid w:val="00DD5FCE"/>
    <w:rsid w:val="00DE0131"/>
    <w:rsid w:val="00DE35F3"/>
    <w:rsid w:val="00DE494A"/>
    <w:rsid w:val="00DE4CB4"/>
    <w:rsid w:val="00DE564F"/>
    <w:rsid w:val="00DE79BC"/>
    <w:rsid w:val="00DF0E42"/>
    <w:rsid w:val="00DF2D2E"/>
    <w:rsid w:val="00E0226D"/>
    <w:rsid w:val="00E027F3"/>
    <w:rsid w:val="00E04351"/>
    <w:rsid w:val="00E06D28"/>
    <w:rsid w:val="00E146BF"/>
    <w:rsid w:val="00E1631E"/>
    <w:rsid w:val="00E21D6E"/>
    <w:rsid w:val="00E21E38"/>
    <w:rsid w:val="00E23A5A"/>
    <w:rsid w:val="00E26823"/>
    <w:rsid w:val="00E37DDE"/>
    <w:rsid w:val="00E37E7D"/>
    <w:rsid w:val="00E46B44"/>
    <w:rsid w:val="00E54E6D"/>
    <w:rsid w:val="00E56FF8"/>
    <w:rsid w:val="00E602A6"/>
    <w:rsid w:val="00E77561"/>
    <w:rsid w:val="00E81237"/>
    <w:rsid w:val="00E8135E"/>
    <w:rsid w:val="00E815C6"/>
    <w:rsid w:val="00E8337D"/>
    <w:rsid w:val="00E84134"/>
    <w:rsid w:val="00E85633"/>
    <w:rsid w:val="00E90DCC"/>
    <w:rsid w:val="00E92F70"/>
    <w:rsid w:val="00E947D9"/>
    <w:rsid w:val="00E94A94"/>
    <w:rsid w:val="00E963DB"/>
    <w:rsid w:val="00EA1F60"/>
    <w:rsid w:val="00EA651B"/>
    <w:rsid w:val="00EA7DC4"/>
    <w:rsid w:val="00EB1408"/>
    <w:rsid w:val="00EB478F"/>
    <w:rsid w:val="00EB528D"/>
    <w:rsid w:val="00EC010B"/>
    <w:rsid w:val="00ED1282"/>
    <w:rsid w:val="00ED18B5"/>
    <w:rsid w:val="00ED65CD"/>
    <w:rsid w:val="00ED6768"/>
    <w:rsid w:val="00EE0701"/>
    <w:rsid w:val="00EE6666"/>
    <w:rsid w:val="00EF2C33"/>
    <w:rsid w:val="00EF35C0"/>
    <w:rsid w:val="00EF462B"/>
    <w:rsid w:val="00EF58E6"/>
    <w:rsid w:val="00F02D4C"/>
    <w:rsid w:val="00F038A5"/>
    <w:rsid w:val="00F03EF7"/>
    <w:rsid w:val="00F120F3"/>
    <w:rsid w:val="00F13B45"/>
    <w:rsid w:val="00F16196"/>
    <w:rsid w:val="00F21C29"/>
    <w:rsid w:val="00F2396B"/>
    <w:rsid w:val="00F2710E"/>
    <w:rsid w:val="00F34893"/>
    <w:rsid w:val="00F3615C"/>
    <w:rsid w:val="00F37801"/>
    <w:rsid w:val="00F37AE0"/>
    <w:rsid w:val="00F40D44"/>
    <w:rsid w:val="00F44BD5"/>
    <w:rsid w:val="00F46B28"/>
    <w:rsid w:val="00F470EA"/>
    <w:rsid w:val="00F501A3"/>
    <w:rsid w:val="00F5020B"/>
    <w:rsid w:val="00F529A5"/>
    <w:rsid w:val="00F6083F"/>
    <w:rsid w:val="00F657C9"/>
    <w:rsid w:val="00F664C3"/>
    <w:rsid w:val="00F70261"/>
    <w:rsid w:val="00F74292"/>
    <w:rsid w:val="00F81ABA"/>
    <w:rsid w:val="00F82B8E"/>
    <w:rsid w:val="00F82C78"/>
    <w:rsid w:val="00F9070D"/>
    <w:rsid w:val="00F93B1F"/>
    <w:rsid w:val="00FA1530"/>
    <w:rsid w:val="00FA1740"/>
    <w:rsid w:val="00FA4DE2"/>
    <w:rsid w:val="00FA727E"/>
    <w:rsid w:val="00FB1794"/>
    <w:rsid w:val="00FC09CF"/>
    <w:rsid w:val="00FC4A5C"/>
    <w:rsid w:val="00FC4B9A"/>
    <w:rsid w:val="00FC7B1E"/>
    <w:rsid w:val="00FC7E3B"/>
    <w:rsid w:val="00FD05E9"/>
    <w:rsid w:val="00FD4235"/>
    <w:rsid w:val="00FD5238"/>
    <w:rsid w:val="00FD56D5"/>
    <w:rsid w:val="00FD63C1"/>
    <w:rsid w:val="00FD68C5"/>
    <w:rsid w:val="00FD6EC9"/>
    <w:rsid w:val="00FE180E"/>
    <w:rsid w:val="00FE70EC"/>
    <w:rsid w:val="00FF2FBA"/>
    <w:rsid w:val="00FF34B5"/>
    <w:rsid w:val="00FF3BEC"/>
    <w:rsid w:val="00FF77CC"/>
    <w:rsid w:val="01AB1270"/>
    <w:rsid w:val="058D09AC"/>
    <w:rsid w:val="06737651"/>
    <w:rsid w:val="0721CF2A"/>
    <w:rsid w:val="08C4E9EF"/>
    <w:rsid w:val="09C0D528"/>
    <w:rsid w:val="0BEA08AA"/>
    <w:rsid w:val="0BEE1B4B"/>
    <w:rsid w:val="0BF97DE7"/>
    <w:rsid w:val="0C007FFD"/>
    <w:rsid w:val="0CA3D973"/>
    <w:rsid w:val="0CEB1C1C"/>
    <w:rsid w:val="0D00075D"/>
    <w:rsid w:val="0E37CE3C"/>
    <w:rsid w:val="100E98E7"/>
    <w:rsid w:val="101FEEB9"/>
    <w:rsid w:val="10C18C6E"/>
    <w:rsid w:val="1294E1C4"/>
    <w:rsid w:val="12A1B614"/>
    <w:rsid w:val="12D1207E"/>
    <w:rsid w:val="14A235DB"/>
    <w:rsid w:val="157AAD27"/>
    <w:rsid w:val="17179244"/>
    <w:rsid w:val="184ACE6A"/>
    <w:rsid w:val="1890A03A"/>
    <w:rsid w:val="190FAB24"/>
    <w:rsid w:val="19AD4E5D"/>
    <w:rsid w:val="1A186846"/>
    <w:rsid w:val="1BC6BB30"/>
    <w:rsid w:val="1C044C4E"/>
    <w:rsid w:val="1D42BB22"/>
    <w:rsid w:val="1DE36CA3"/>
    <w:rsid w:val="1FC7F297"/>
    <w:rsid w:val="1FD694C3"/>
    <w:rsid w:val="20CF1D87"/>
    <w:rsid w:val="23AB0B8B"/>
    <w:rsid w:val="247487D6"/>
    <w:rsid w:val="261A5BF3"/>
    <w:rsid w:val="26457E84"/>
    <w:rsid w:val="266FF909"/>
    <w:rsid w:val="26BAAD84"/>
    <w:rsid w:val="26BC41B9"/>
    <w:rsid w:val="2D91C833"/>
    <w:rsid w:val="2F27798E"/>
    <w:rsid w:val="2F8C82E4"/>
    <w:rsid w:val="30A917AB"/>
    <w:rsid w:val="30C6DDC7"/>
    <w:rsid w:val="315F95B9"/>
    <w:rsid w:val="32784AD7"/>
    <w:rsid w:val="34B334F2"/>
    <w:rsid w:val="3553C0EE"/>
    <w:rsid w:val="36526646"/>
    <w:rsid w:val="3743E7DC"/>
    <w:rsid w:val="380D3AB8"/>
    <w:rsid w:val="3848726E"/>
    <w:rsid w:val="394793D7"/>
    <w:rsid w:val="3949F841"/>
    <w:rsid w:val="39A1D791"/>
    <w:rsid w:val="3C8DB373"/>
    <w:rsid w:val="3CA89C4F"/>
    <w:rsid w:val="3D2F9ADB"/>
    <w:rsid w:val="3F818C36"/>
    <w:rsid w:val="4070F2F9"/>
    <w:rsid w:val="40ACB2D9"/>
    <w:rsid w:val="41718F93"/>
    <w:rsid w:val="447C1FBD"/>
    <w:rsid w:val="44DE0B35"/>
    <w:rsid w:val="4509A2E4"/>
    <w:rsid w:val="459B5578"/>
    <w:rsid w:val="46143299"/>
    <w:rsid w:val="461668AE"/>
    <w:rsid w:val="4629F7EF"/>
    <w:rsid w:val="47C11D82"/>
    <w:rsid w:val="48F744E6"/>
    <w:rsid w:val="49F5F6C9"/>
    <w:rsid w:val="4A1B576A"/>
    <w:rsid w:val="4B2845DD"/>
    <w:rsid w:val="4C038236"/>
    <w:rsid w:val="4C0466D7"/>
    <w:rsid w:val="4C72CA38"/>
    <w:rsid w:val="4CE85E50"/>
    <w:rsid w:val="4D2333BA"/>
    <w:rsid w:val="4F43025C"/>
    <w:rsid w:val="5003786C"/>
    <w:rsid w:val="51600C85"/>
    <w:rsid w:val="517C29EC"/>
    <w:rsid w:val="51E3888E"/>
    <w:rsid w:val="520DEF5F"/>
    <w:rsid w:val="5326A8E2"/>
    <w:rsid w:val="539DFBF5"/>
    <w:rsid w:val="5599910B"/>
    <w:rsid w:val="55EC4574"/>
    <w:rsid w:val="55EF5BCD"/>
    <w:rsid w:val="57709698"/>
    <w:rsid w:val="579DD7EB"/>
    <w:rsid w:val="579E1B90"/>
    <w:rsid w:val="58A75BA9"/>
    <w:rsid w:val="593C5B63"/>
    <w:rsid w:val="5942F197"/>
    <w:rsid w:val="5A0C555C"/>
    <w:rsid w:val="5BDCFBAB"/>
    <w:rsid w:val="5D062F9E"/>
    <w:rsid w:val="5D738478"/>
    <w:rsid w:val="5E2F3EBB"/>
    <w:rsid w:val="5E7CD464"/>
    <w:rsid w:val="61F0B31F"/>
    <w:rsid w:val="61FEEE7A"/>
    <w:rsid w:val="6202EB49"/>
    <w:rsid w:val="628B6C9D"/>
    <w:rsid w:val="62D8A1B6"/>
    <w:rsid w:val="64680B2D"/>
    <w:rsid w:val="64D1957B"/>
    <w:rsid w:val="65036A72"/>
    <w:rsid w:val="65712B79"/>
    <w:rsid w:val="6642F8F4"/>
    <w:rsid w:val="69518A7E"/>
    <w:rsid w:val="6A05785C"/>
    <w:rsid w:val="6A5ED534"/>
    <w:rsid w:val="6A7F5D74"/>
    <w:rsid w:val="6A82CA69"/>
    <w:rsid w:val="6AF26F50"/>
    <w:rsid w:val="6B66F29B"/>
    <w:rsid w:val="6D7CD4BE"/>
    <w:rsid w:val="6DE78856"/>
    <w:rsid w:val="6E069C06"/>
    <w:rsid w:val="6E9AD8B4"/>
    <w:rsid w:val="6F293481"/>
    <w:rsid w:val="6F36909A"/>
    <w:rsid w:val="700C6720"/>
    <w:rsid w:val="73911AFA"/>
    <w:rsid w:val="73A2111B"/>
    <w:rsid w:val="7548AD1B"/>
    <w:rsid w:val="75A9C234"/>
    <w:rsid w:val="77AD1F9D"/>
    <w:rsid w:val="78D4CE42"/>
    <w:rsid w:val="792BD448"/>
    <w:rsid w:val="7A4D6F2F"/>
    <w:rsid w:val="7C1F5692"/>
    <w:rsid w:val="7C920F84"/>
    <w:rsid w:val="7D66FB52"/>
    <w:rsid w:val="7E350AE5"/>
    <w:rsid w:val="7EBEC680"/>
    <w:rsid w:val="7EC9D89B"/>
    <w:rsid w:val="7F245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D696"/>
  <w15:chartTrackingRefBased/>
  <w15:docId w15:val="{6D1FA341-CAA2-C04F-A54E-B8D4AE5C93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03E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A91EBB"/>
    <w:rPr>
      <w:color w:val="0563C1" w:themeColor="hyperlink"/>
      <w:u w:val="single"/>
    </w:rPr>
  </w:style>
  <w:style w:type="character" w:styleId="UnresolvedMention">
    <w:name w:val="Unresolved Mention"/>
    <w:basedOn w:val="DefaultParagraphFont"/>
    <w:uiPriority w:val="99"/>
    <w:semiHidden/>
    <w:unhideWhenUsed/>
    <w:rsid w:val="00A91EBB"/>
    <w:rPr>
      <w:color w:val="605E5C"/>
      <w:shd w:val="clear" w:color="auto" w:fill="E1DFDD"/>
    </w:rPr>
  </w:style>
  <w:style w:type="paragraph" w:styleId="ListParagraph">
    <w:name w:val="List Paragraph"/>
    <w:basedOn w:val="Normal"/>
    <w:uiPriority w:val="34"/>
    <w:qFormat/>
    <w:rsid w:val="007C7250"/>
    <w:pPr>
      <w:ind w:left="720"/>
      <w:contextualSpacing/>
    </w:pPr>
  </w:style>
  <w:style w:type="character" w:styleId="CommentReference">
    <w:name w:val="annotation reference"/>
    <w:basedOn w:val="DefaultParagraphFont"/>
    <w:uiPriority w:val="99"/>
    <w:semiHidden/>
    <w:unhideWhenUsed/>
    <w:rsid w:val="00402821"/>
    <w:rPr>
      <w:sz w:val="16"/>
      <w:szCs w:val="16"/>
    </w:rPr>
  </w:style>
  <w:style w:type="paragraph" w:styleId="CommentText">
    <w:name w:val="annotation text"/>
    <w:basedOn w:val="Normal"/>
    <w:link w:val="CommentTextChar"/>
    <w:uiPriority w:val="99"/>
    <w:unhideWhenUsed/>
    <w:rsid w:val="00402821"/>
    <w:rPr>
      <w:sz w:val="20"/>
      <w:szCs w:val="20"/>
    </w:rPr>
  </w:style>
  <w:style w:type="character" w:styleId="CommentTextChar" w:customStyle="1">
    <w:name w:val="Comment Text Char"/>
    <w:basedOn w:val="DefaultParagraphFont"/>
    <w:link w:val="CommentText"/>
    <w:uiPriority w:val="99"/>
    <w:rsid w:val="00402821"/>
    <w:rPr>
      <w:sz w:val="20"/>
      <w:szCs w:val="20"/>
    </w:rPr>
  </w:style>
  <w:style w:type="paragraph" w:styleId="CommentSubject">
    <w:name w:val="annotation subject"/>
    <w:basedOn w:val="CommentText"/>
    <w:next w:val="CommentText"/>
    <w:link w:val="CommentSubjectChar"/>
    <w:uiPriority w:val="99"/>
    <w:semiHidden/>
    <w:unhideWhenUsed/>
    <w:rsid w:val="00402821"/>
    <w:rPr>
      <w:b/>
      <w:bCs/>
    </w:rPr>
  </w:style>
  <w:style w:type="character" w:styleId="CommentSubjectChar" w:customStyle="1">
    <w:name w:val="Comment Subject Char"/>
    <w:basedOn w:val="CommentTextChar"/>
    <w:link w:val="CommentSubject"/>
    <w:uiPriority w:val="99"/>
    <w:semiHidden/>
    <w:rsid w:val="00402821"/>
    <w:rPr>
      <w:b/>
      <w:bCs/>
      <w:sz w:val="20"/>
      <w:szCs w:val="20"/>
    </w:rPr>
  </w:style>
  <w:style w:type="character" w:styleId="apple-converted-space" w:customStyle="1">
    <w:name w:val="apple-converted-space"/>
    <w:basedOn w:val="DefaultParagraphFont"/>
    <w:rsid w:val="00931CF7"/>
  </w:style>
  <w:style w:type="paragraph" w:styleId="NormalWeb">
    <w:name w:val="Normal (Web)"/>
    <w:basedOn w:val="Normal"/>
    <w:uiPriority w:val="99"/>
    <w:unhideWhenUsed/>
    <w:rsid w:val="005A3D1E"/>
    <w:pPr>
      <w:spacing w:before="100" w:beforeAutospacing="1" w:after="100" w:afterAutospacing="1"/>
    </w:pPr>
    <w:rPr>
      <w:rFonts w:ascii="Times New Roman" w:hAnsi="Times New Roman" w:eastAsia="Times New Roman" w:cs="Times New Roman"/>
    </w:rPr>
  </w:style>
  <w:style w:type="character" w:styleId="Emphasis">
    <w:name w:val="Emphasis"/>
    <w:basedOn w:val="DefaultParagraphFont"/>
    <w:uiPriority w:val="20"/>
    <w:qFormat/>
    <w:rsid w:val="00FF34B5"/>
    <w:rPr>
      <w:i/>
      <w:iCs/>
    </w:rPr>
  </w:style>
  <w:style w:type="character" w:styleId="FollowedHyperlink">
    <w:name w:val="FollowedHyperlink"/>
    <w:basedOn w:val="DefaultParagraphFont"/>
    <w:uiPriority w:val="99"/>
    <w:semiHidden/>
    <w:unhideWhenUsed/>
    <w:rsid w:val="00F21C29"/>
    <w:rPr>
      <w:color w:val="954F72" w:themeColor="followedHyperlink"/>
      <w:u w:val="single"/>
    </w:rPr>
  </w:style>
  <w:style w:type="paragraph" w:styleId="Footer">
    <w:name w:val="footer"/>
    <w:basedOn w:val="Normal"/>
    <w:link w:val="FooterChar"/>
    <w:uiPriority w:val="99"/>
    <w:unhideWhenUsed/>
    <w:rsid w:val="003B1CB6"/>
    <w:pPr>
      <w:tabs>
        <w:tab w:val="center" w:pos="4680"/>
        <w:tab w:val="right" w:pos="9360"/>
      </w:tabs>
    </w:pPr>
  </w:style>
  <w:style w:type="character" w:styleId="FooterChar" w:customStyle="1">
    <w:name w:val="Footer Char"/>
    <w:basedOn w:val="DefaultParagraphFont"/>
    <w:link w:val="Footer"/>
    <w:uiPriority w:val="99"/>
    <w:rsid w:val="003B1CB6"/>
  </w:style>
  <w:style w:type="character" w:styleId="PageNumber">
    <w:name w:val="page number"/>
    <w:basedOn w:val="DefaultParagraphFont"/>
    <w:uiPriority w:val="99"/>
    <w:semiHidden/>
    <w:unhideWhenUsed/>
    <w:rsid w:val="003B1CB6"/>
  </w:style>
  <w:style w:type="paragraph" w:styleId="Revision">
    <w:name w:val="Revision"/>
    <w:hidden/>
    <w:uiPriority w:val="99"/>
    <w:semiHidden/>
    <w:rsid w:val="00167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1435">
      <w:bodyDiv w:val="1"/>
      <w:marLeft w:val="0"/>
      <w:marRight w:val="0"/>
      <w:marTop w:val="0"/>
      <w:marBottom w:val="0"/>
      <w:divBdr>
        <w:top w:val="none" w:sz="0" w:space="0" w:color="auto"/>
        <w:left w:val="none" w:sz="0" w:space="0" w:color="auto"/>
        <w:bottom w:val="none" w:sz="0" w:space="0" w:color="auto"/>
        <w:right w:val="none" w:sz="0" w:space="0" w:color="auto"/>
      </w:divBdr>
    </w:div>
    <w:div w:id="267353958">
      <w:bodyDiv w:val="1"/>
      <w:marLeft w:val="0"/>
      <w:marRight w:val="0"/>
      <w:marTop w:val="0"/>
      <w:marBottom w:val="0"/>
      <w:divBdr>
        <w:top w:val="none" w:sz="0" w:space="0" w:color="auto"/>
        <w:left w:val="none" w:sz="0" w:space="0" w:color="auto"/>
        <w:bottom w:val="none" w:sz="0" w:space="0" w:color="auto"/>
        <w:right w:val="none" w:sz="0" w:space="0" w:color="auto"/>
      </w:divBdr>
    </w:div>
    <w:div w:id="455216115">
      <w:bodyDiv w:val="1"/>
      <w:marLeft w:val="0"/>
      <w:marRight w:val="0"/>
      <w:marTop w:val="0"/>
      <w:marBottom w:val="0"/>
      <w:divBdr>
        <w:top w:val="none" w:sz="0" w:space="0" w:color="auto"/>
        <w:left w:val="none" w:sz="0" w:space="0" w:color="auto"/>
        <w:bottom w:val="none" w:sz="0" w:space="0" w:color="auto"/>
        <w:right w:val="none" w:sz="0" w:space="0" w:color="auto"/>
      </w:divBdr>
    </w:div>
    <w:div w:id="595795702">
      <w:bodyDiv w:val="1"/>
      <w:marLeft w:val="0"/>
      <w:marRight w:val="0"/>
      <w:marTop w:val="0"/>
      <w:marBottom w:val="0"/>
      <w:divBdr>
        <w:top w:val="none" w:sz="0" w:space="0" w:color="auto"/>
        <w:left w:val="none" w:sz="0" w:space="0" w:color="auto"/>
        <w:bottom w:val="none" w:sz="0" w:space="0" w:color="auto"/>
        <w:right w:val="none" w:sz="0" w:space="0" w:color="auto"/>
      </w:divBdr>
    </w:div>
    <w:div w:id="647512661">
      <w:bodyDiv w:val="1"/>
      <w:marLeft w:val="0"/>
      <w:marRight w:val="0"/>
      <w:marTop w:val="0"/>
      <w:marBottom w:val="0"/>
      <w:divBdr>
        <w:top w:val="none" w:sz="0" w:space="0" w:color="auto"/>
        <w:left w:val="none" w:sz="0" w:space="0" w:color="auto"/>
        <w:bottom w:val="none" w:sz="0" w:space="0" w:color="auto"/>
        <w:right w:val="none" w:sz="0" w:space="0" w:color="auto"/>
      </w:divBdr>
    </w:div>
    <w:div w:id="843209486">
      <w:bodyDiv w:val="1"/>
      <w:marLeft w:val="0"/>
      <w:marRight w:val="0"/>
      <w:marTop w:val="0"/>
      <w:marBottom w:val="0"/>
      <w:divBdr>
        <w:top w:val="none" w:sz="0" w:space="0" w:color="auto"/>
        <w:left w:val="none" w:sz="0" w:space="0" w:color="auto"/>
        <w:bottom w:val="none" w:sz="0" w:space="0" w:color="auto"/>
        <w:right w:val="none" w:sz="0" w:space="0" w:color="auto"/>
      </w:divBdr>
    </w:div>
    <w:div w:id="914751771">
      <w:bodyDiv w:val="1"/>
      <w:marLeft w:val="0"/>
      <w:marRight w:val="0"/>
      <w:marTop w:val="0"/>
      <w:marBottom w:val="0"/>
      <w:divBdr>
        <w:top w:val="none" w:sz="0" w:space="0" w:color="auto"/>
        <w:left w:val="none" w:sz="0" w:space="0" w:color="auto"/>
        <w:bottom w:val="none" w:sz="0" w:space="0" w:color="auto"/>
        <w:right w:val="none" w:sz="0" w:space="0" w:color="auto"/>
      </w:divBdr>
    </w:div>
    <w:div w:id="1058632736">
      <w:bodyDiv w:val="1"/>
      <w:marLeft w:val="0"/>
      <w:marRight w:val="0"/>
      <w:marTop w:val="0"/>
      <w:marBottom w:val="0"/>
      <w:divBdr>
        <w:top w:val="none" w:sz="0" w:space="0" w:color="auto"/>
        <w:left w:val="none" w:sz="0" w:space="0" w:color="auto"/>
        <w:bottom w:val="none" w:sz="0" w:space="0" w:color="auto"/>
        <w:right w:val="none" w:sz="0" w:space="0" w:color="auto"/>
      </w:divBdr>
    </w:div>
    <w:div w:id="1125154350">
      <w:bodyDiv w:val="1"/>
      <w:marLeft w:val="0"/>
      <w:marRight w:val="0"/>
      <w:marTop w:val="0"/>
      <w:marBottom w:val="0"/>
      <w:divBdr>
        <w:top w:val="none" w:sz="0" w:space="0" w:color="auto"/>
        <w:left w:val="none" w:sz="0" w:space="0" w:color="auto"/>
        <w:bottom w:val="none" w:sz="0" w:space="0" w:color="auto"/>
        <w:right w:val="none" w:sz="0" w:space="0" w:color="auto"/>
      </w:divBdr>
    </w:div>
    <w:div w:id="1326206022">
      <w:bodyDiv w:val="1"/>
      <w:marLeft w:val="0"/>
      <w:marRight w:val="0"/>
      <w:marTop w:val="0"/>
      <w:marBottom w:val="0"/>
      <w:divBdr>
        <w:top w:val="none" w:sz="0" w:space="0" w:color="auto"/>
        <w:left w:val="none" w:sz="0" w:space="0" w:color="auto"/>
        <w:bottom w:val="none" w:sz="0" w:space="0" w:color="auto"/>
        <w:right w:val="none" w:sz="0" w:space="0" w:color="auto"/>
      </w:divBdr>
    </w:div>
    <w:div w:id="1329289770">
      <w:bodyDiv w:val="1"/>
      <w:marLeft w:val="0"/>
      <w:marRight w:val="0"/>
      <w:marTop w:val="0"/>
      <w:marBottom w:val="0"/>
      <w:divBdr>
        <w:top w:val="none" w:sz="0" w:space="0" w:color="auto"/>
        <w:left w:val="none" w:sz="0" w:space="0" w:color="auto"/>
        <w:bottom w:val="none" w:sz="0" w:space="0" w:color="auto"/>
        <w:right w:val="none" w:sz="0" w:space="0" w:color="auto"/>
      </w:divBdr>
    </w:div>
    <w:div w:id="1688865417">
      <w:bodyDiv w:val="1"/>
      <w:marLeft w:val="0"/>
      <w:marRight w:val="0"/>
      <w:marTop w:val="0"/>
      <w:marBottom w:val="0"/>
      <w:divBdr>
        <w:top w:val="none" w:sz="0" w:space="0" w:color="auto"/>
        <w:left w:val="none" w:sz="0" w:space="0" w:color="auto"/>
        <w:bottom w:val="none" w:sz="0" w:space="0" w:color="auto"/>
        <w:right w:val="none" w:sz="0" w:space="0" w:color="auto"/>
      </w:divBdr>
    </w:div>
    <w:div w:id="204316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image" Target="media/image2.png" Id="rId13" /><Relationship Type="http://schemas.openxmlformats.org/officeDocument/2006/relationships/footer" Target="footer2.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hyperlink" Target="https://www.history.com/this-day-in-history/indian-removal-act-signed-andrew-jackson" TargetMode="External" Id="rId16"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webSettings" Target="webSettings.xml" Id="rId5" /><Relationship Type="http://schemas.openxmlformats.org/officeDocument/2006/relationships/image" Target="media/image4.png" Id="rId15" /><Relationship Type="http://schemas.microsoft.com/office/2016/09/relationships/commentsIds" Target="commentsIds.xml" Id="rId10" /><Relationship Type="http://schemas.openxmlformats.org/officeDocument/2006/relationships/fontTable" Target="fontTable.xml" Id="rId19"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3.png" Id="rId14" /><Relationship Type="http://schemas.microsoft.com/office/2020/10/relationships/intelligence" Target="intelligence2.xml" Id="rId22" /><Relationship Type="http://schemas.openxmlformats.org/officeDocument/2006/relationships/glossaryDocument" Target="glossary/document.xml" Id="Ra9d63f25c0d6484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2d89dd0-5648-4b1c-a0e7-30fd0da393e6}"/>
      </w:docPartPr>
      <w:docPartBody>
        <w:p w14:paraId="1538B3A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B1D3C-B75C-4D4C-B355-80F0DCE76C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Klassen, Kylie (Ky)</dc:creator>
  <keywords/>
  <dc:description/>
  <lastModifiedBy>Klassen, Kylie (Ky)</lastModifiedBy>
  <revision>7</revision>
  <lastPrinted>2023-04-16T18:47:00.0000000Z</lastPrinted>
  <dcterms:created xsi:type="dcterms:W3CDTF">2023-04-17T02:20:00.0000000Z</dcterms:created>
  <dcterms:modified xsi:type="dcterms:W3CDTF">2023-04-18T19:36:30.2270310Z</dcterms:modified>
</coreProperties>
</file>